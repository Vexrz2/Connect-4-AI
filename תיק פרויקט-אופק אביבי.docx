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D6BC64" w14:textId="192B04EB" w:rsidR="00CF0C7D" w:rsidRPr="00F53613" w:rsidRDefault="003E0D5D" w:rsidP="00931EEC">
      <w:pPr>
        <w:pStyle w:val="a7"/>
        <w:rPr>
          <w:rFonts w:ascii="David" w:hAnsi="David"/>
          <w:rtl/>
        </w:rPr>
      </w:pPr>
      <w:r w:rsidRPr="00F53613">
        <w:rPr>
          <w:rFonts w:ascii="David" w:hAnsi="David"/>
          <w:noProof/>
        </w:rPr>
        <w:drawing>
          <wp:anchor distT="0" distB="0" distL="114300" distR="114300" simplePos="0" relativeHeight="251658240" behindDoc="1" locked="0" layoutInCell="1" allowOverlap="1" wp14:anchorId="60C0EC2F" wp14:editId="05D8A9C6">
            <wp:simplePos x="0" y="0"/>
            <wp:positionH relativeFrom="column">
              <wp:posOffset>-303212</wp:posOffset>
            </wp:positionH>
            <wp:positionV relativeFrom="paragraph">
              <wp:posOffset>0</wp:posOffset>
            </wp:positionV>
            <wp:extent cx="5366385" cy="1746250"/>
            <wp:effectExtent l="0" t="0" r="0" b="0"/>
            <wp:wrapSquare wrapText="bothSides"/>
            <wp:docPr id="192814591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66385" cy="1746250"/>
                    </a:xfrm>
                    <a:prstGeom prst="rect">
                      <a:avLst/>
                    </a:prstGeom>
                    <a:noFill/>
                    <a:ln>
                      <a:noFill/>
                    </a:ln>
                  </pic:spPr>
                </pic:pic>
              </a:graphicData>
            </a:graphic>
          </wp:anchor>
        </w:drawing>
      </w:r>
      <w:r w:rsidR="00D5528A" w:rsidRPr="00F53613">
        <w:rPr>
          <w:rFonts w:ascii="David" w:hAnsi="David"/>
          <w:rtl/>
        </w:rPr>
        <w:t>פרויקט ב</w:t>
      </w:r>
      <w:r w:rsidR="00DE24FB" w:rsidRPr="00F53613">
        <w:rPr>
          <w:rFonts w:ascii="David" w:hAnsi="David"/>
          <w:rtl/>
        </w:rPr>
        <w:t>הנדסת תוכנה</w:t>
      </w:r>
    </w:p>
    <w:p w14:paraId="008FEDF1" w14:textId="0E72C293" w:rsidR="00D5528A" w:rsidRPr="00F53613" w:rsidRDefault="00DE24FB" w:rsidP="00931EEC">
      <w:pPr>
        <w:pStyle w:val="a7"/>
        <w:rPr>
          <w:rFonts w:ascii="David" w:hAnsi="David"/>
          <w:rtl/>
        </w:rPr>
      </w:pPr>
      <w:r w:rsidRPr="00F53613">
        <w:rPr>
          <w:rFonts w:ascii="David" w:hAnsi="David"/>
          <w:rtl/>
        </w:rPr>
        <w:t>בינה מלאכותית</w:t>
      </w:r>
    </w:p>
    <w:p w14:paraId="04328407" w14:textId="77777777" w:rsidR="00DE24FB" w:rsidRPr="00F53613" w:rsidRDefault="00DE24FB" w:rsidP="00931EEC">
      <w:pPr>
        <w:pStyle w:val="a7"/>
        <w:rPr>
          <w:rFonts w:ascii="David" w:hAnsi="David"/>
          <w:rtl/>
        </w:rPr>
      </w:pPr>
    </w:p>
    <w:p w14:paraId="0A8D8DCE" w14:textId="7517D73D" w:rsidR="00DE24FB" w:rsidRPr="00F53613" w:rsidRDefault="004118B1" w:rsidP="006714EA">
      <w:pPr>
        <w:pStyle w:val="a7"/>
        <w:rPr>
          <w:rFonts w:ascii="David" w:hAnsi="David"/>
          <w:rtl/>
        </w:rPr>
      </w:pPr>
      <w:r w:rsidRPr="00F53613">
        <w:rPr>
          <w:rFonts w:ascii="David" w:hAnsi="David"/>
          <w:rtl/>
        </w:rPr>
        <w:t xml:space="preserve">סוכן </w:t>
      </w:r>
      <w:r w:rsidRPr="00F53613">
        <w:rPr>
          <w:rFonts w:ascii="David" w:hAnsi="David"/>
        </w:rPr>
        <w:t>AI</w:t>
      </w:r>
      <w:r w:rsidRPr="00F53613">
        <w:rPr>
          <w:rFonts w:ascii="David" w:hAnsi="David"/>
          <w:rtl/>
        </w:rPr>
        <w:t xml:space="preserve"> למשחק </w:t>
      </w:r>
      <w:r w:rsidR="00763FB8" w:rsidRPr="00F53613">
        <w:rPr>
          <w:rFonts w:ascii="David" w:hAnsi="David"/>
          <w:rtl/>
        </w:rPr>
        <w:t>ארבע בשורה</w:t>
      </w:r>
    </w:p>
    <w:p w14:paraId="190ED2CF" w14:textId="77777777" w:rsidR="00931EEC" w:rsidRPr="00F53613" w:rsidRDefault="00931EEC" w:rsidP="00931EEC">
      <w:pPr>
        <w:pStyle w:val="a7"/>
        <w:rPr>
          <w:rFonts w:ascii="David" w:hAnsi="David"/>
          <w:rtl/>
        </w:rPr>
      </w:pPr>
    </w:p>
    <w:p w14:paraId="33CF7950" w14:textId="3FFBA8C7" w:rsidR="008A31B9" w:rsidRPr="00F53613" w:rsidRDefault="008A31B9" w:rsidP="00931EEC">
      <w:pPr>
        <w:pStyle w:val="a7"/>
        <w:rPr>
          <w:rFonts w:ascii="David" w:hAnsi="David"/>
          <w:rtl/>
        </w:rPr>
      </w:pPr>
      <w:r w:rsidRPr="00F53613">
        <w:rPr>
          <w:rFonts w:ascii="David" w:hAnsi="David"/>
          <w:noProof/>
        </w:rPr>
        <w:drawing>
          <wp:inline distT="0" distB="0" distL="0" distR="0" wp14:anchorId="3486B016" wp14:editId="18910427">
            <wp:extent cx="3463788" cy="2971800"/>
            <wp:effectExtent l="0" t="0" r="3810" b="0"/>
            <wp:docPr id="6" name="תמונה 5">
              <a:extLst xmlns:a="http://schemas.openxmlformats.org/drawingml/2006/main">
                <a:ext uri="{FF2B5EF4-FFF2-40B4-BE49-F238E27FC236}">
                  <a16:creationId xmlns:a16="http://schemas.microsoft.com/office/drawing/2014/main" id="{3EF1777B-974A-A049-DE8A-57E5D67B23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תמונה 5">
                      <a:extLst>
                        <a:ext uri="{FF2B5EF4-FFF2-40B4-BE49-F238E27FC236}">
                          <a16:creationId xmlns:a16="http://schemas.microsoft.com/office/drawing/2014/main" id="{3EF1777B-974A-A049-DE8A-57E5D67B2320}"/>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481822" cy="2987272"/>
                    </a:xfrm>
                    <a:prstGeom prst="rect">
                      <a:avLst/>
                    </a:prstGeom>
                  </pic:spPr>
                </pic:pic>
              </a:graphicData>
            </a:graphic>
          </wp:inline>
        </w:drawing>
      </w:r>
    </w:p>
    <w:p w14:paraId="35E3939C" w14:textId="77777777" w:rsidR="008A31B9" w:rsidRPr="00F53613" w:rsidRDefault="008A31B9" w:rsidP="00931EEC">
      <w:pPr>
        <w:pStyle w:val="a7"/>
        <w:rPr>
          <w:rFonts w:ascii="David" w:hAnsi="David"/>
          <w:rtl/>
        </w:rPr>
      </w:pPr>
    </w:p>
    <w:p w14:paraId="7169C50B" w14:textId="46CA5448" w:rsidR="008A31B9" w:rsidRPr="00F53613" w:rsidRDefault="00A84530" w:rsidP="00F53613">
      <w:pPr>
        <w:pStyle w:val="a7"/>
        <w:rPr>
          <w:rFonts w:ascii="David" w:hAnsi="David"/>
          <w:sz w:val="32"/>
          <w:szCs w:val="32"/>
          <w:rtl/>
        </w:rPr>
      </w:pPr>
      <w:r w:rsidRPr="00F53613">
        <w:rPr>
          <w:rFonts w:ascii="David" w:hAnsi="David"/>
          <w:sz w:val="32"/>
          <w:szCs w:val="32"/>
          <w:rtl/>
        </w:rPr>
        <w:t xml:space="preserve">שם התלמיד: </w:t>
      </w:r>
      <w:r w:rsidR="00763FB8" w:rsidRPr="00F53613">
        <w:rPr>
          <w:rFonts w:ascii="David" w:hAnsi="David"/>
          <w:sz w:val="32"/>
          <w:szCs w:val="32"/>
          <w:rtl/>
        </w:rPr>
        <w:t>אופק אביבי</w:t>
      </w:r>
    </w:p>
    <w:p w14:paraId="54EF9816" w14:textId="67EC4BF3" w:rsidR="00D5528A" w:rsidRPr="00F53613" w:rsidRDefault="00A84530" w:rsidP="00F53613">
      <w:pPr>
        <w:pStyle w:val="a7"/>
        <w:rPr>
          <w:rFonts w:ascii="David" w:hAnsi="David"/>
          <w:sz w:val="32"/>
          <w:szCs w:val="32"/>
          <w:rtl/>
        </w:rPr>
      </w:pPr>
      <w:r w:rsidRPr="00F53613">
        <w:rPr>
          <w:rFonts w:ascii="David" w:hAnsi="David"/>
          <w:sz w:val="32"/>
          <w:szCs w:val="32"/>
          <w:rtl/>
        </w:rPr>
        <w:t xml:space="preserve">ת.ז.: </w:t>
      </w:r>
      <w:r w:rsidR="00763FB8" w:rsidRPr="00F53613">
        <w:rPr>
          <w:rFonts w:ascii="David" w:hAnsi="David"/>
          <w:sz w:val="32"/>
          <w:szCs w:val="32"/>
          <w:rtl/>
        </w:rPr>
        <w:t>215712746</w:t>
      </w:r>
    </w:p>
    <w:p w14:paraId="5481DC26" w14:textId="7581F23D" w:rsidR="00D5528A" w:rsidRPr="00F53613" w:rsidRDefault="00A84530" w:rsidP="00F53613">
      <w:pPr>
        <w:pStyle w:val="a7"/>
        <w:rPr>
          <w:rFonts w:ascii="David" w:hAnsi="David"/>
          <w:sz w:val="32"/>
          <w:szCs w:val="32"/>
          <w:rtl/>
        </w:rPr>
      </w:pPr>
      <w:r w:rsidRPr="00F53613">
        <w:rPr>
          <w:rFonts w:ascii="David" w:hAnsi="David"/>
          <w:sz w:val="32"/>
          <w:szCs w:val="32"/>
          <w:rtl/>
        </w:rPr>
        <w:t>שם המנחה: גלעד מרקמן</w:t>
      </w:r>
    </w:p>
    <w:p w14:paraId="6EDAA722" w14:textId="71199D33" w:rsidR="00A84530" w:rsidRPr="00F53613" w:rsidRDefault="00A84530" w:rsidP="00F53613">
      <w:pPr>
        <w:pStyle w:val="a7"/>
        <w:rPr>
          <w:rFonts w:ascii="David" w:hAnsi="David"/>
          <w:sz w:val="32"/>
          <w:szCs w:val="32"/>
          <w:rtl/>
        </w:rPr>
      </w:pPr>
      <w:r w:rsidRPr="00F53613">
        <w:rPr>
          <w:rFonts w:ascii="David" w:hAnsi="David"/>
          <w:sz w:val="32"/>
          <w:szCs w:val="32"/>
          <w:rtl/>
        </w:rPr>
        <w:t>שם החלופה: בינה מלאכותית ולמידת מכונה</w:t>
      </w:r>
    </w:p>
    <w:p w14:paraId="7B2383A2" w14:textId="555913EA" w:rsidR="00A84530" w:rsidRPr="00F53613" w:rsidRDefault="00A84530" w:rsidP="00F53613">
      <w:pPr>
        <w:pStyle w:val="a7"/>
        <w:rPr>
          <w:rFonts w:ascii="David" w:hAnsi="David"/>
          <w:sz w:val="32"/>
          <w:szCs w:val="32"/>
          <w:rtl/>
        </w:rPr>
      </w:pPr>
      <w:r w:rsidRPr="00F53613">
        <w:rPr>
          <w:rFonts w:ascii="David" w:hAnsi="David"/>
          <w:sz w:val="32"/>
          <w:szCs w:val="32"/>
          <w:rtl/>
        </w:rPr>
        <w:t xml:space="preserve">תאריך הגשה: </w:t>
      </w:r>
      <w:r w:rsidR="00B06E91">
        <w:rPr>
          <w:rFonts w:ascii="David" w:hAnsi="David" w:hint="cs"/>
          <w:sz w:val="32"/>
          <w:szCs w:val="32"/>
          <w:rtl/>
        </w:rPr>
        <w:t>5</w:t>
      </w:r>
      <w:r w:rsidR="00763FB8" w:rsidRPr="00F53613">
        <w:rPr>
          <w:rFonts w:ascii="David" w:hAnsi="David"/>
          <w:sz w:val="32"/>
          <w:szCs w:val="32"/>
          <w:rtl/>
        </w:rPr>
        <w:t>/5/24</w:t>
      </w:r>
    </w:p>
    <w:p w14:paraId="71B594E8" w14:textId="6C86C91B" w:rsidR="006B2303" w:rsidRPr="00F53613" w:rsidRDefault="006B2303" w:rsidP="00F53613">
      <w:pPr>
        <w:keepLines w:val="0"/>
        <w:bidi w:val="0"/>
        <w:spacing w:line="240" w:lineRule="auto"/>
        <w:jc w:val="center"/>
        <w:rPr>
          <w:rFonts w:ascii="David" w:hAnsi="David"/>
          <w:b/>
          <w:bCs/>
          <w:sz w:val="36"/>
          <w:szCs w:val="36"/>
          <w:rtl/>
        </w:rPr>
      </w:pPr>
      <w:r w:rsidRPr="00F53613">
        <w:rPr>
          <w:rFonts w:ascii="David" w:hAnsi="David"/>
          <w:sz w:val="36"/>
          <w:szCs w:val="36"/>
          <w:rtl/>
        </w:rPr>
        <w:br w:type="page"/>
      </w:r>
    </w:p>
    <w:p w14:paraId="73771AC2" w14:textId="4FFF8DDA" w:rsidR="00203DDB" w:rsidRPr="00F53613" w:rsidRDefault="003E0D5D" w:rsidP="002C1A09">
      <w:pPr>
        <w:pStyle w:val="Heading1"/>
        <w:rPr>
          <w:rFonts w:ascii="David" w:hAnsi="David"/>
          <w:rtl/>
        </w:rPr>
      </w:pPr>
      <w:bookmarkStart w:id="0" w:name="_Toc168314905"/>
      <w:r w:rsidRPr="00F53613">
        <w:rPr>
          <w:rFonts w:ascii="David" w:hAnsi="David"/>
          <w:rtl/>
        </w:rPr>
        <w:lastRenderedPageBreak/>
        <w:t>תוכן העניינים</w:t>
      </w:r>
      <w:bookmarkEnd w:id="0"/>
    </w:p>
    <w:sdt>
      <w:sdtPr>
        <w:rPr>
          <w:rFonts w:ascii="David" w:eastAsia="Times New Roman" w:hAnsi="David" w:cs="David"/>
          <w:color w:val="auto"/>
          <w:kern w:val="28"/>
          <w:sz w:val="24"/>
          <w:szCs w:val="24"/>
          <w:cs w:val="0"/>
          <w:lang w:val="he-IL" w:eastAsia="he-IL"/>
        </w:rPr>
        <w:id w:val="1237675731"/>
        <w:docPartObj>
          <w:docPartGallery w:val="Table of Contents"/>
          <w:docPartUnique/>
        </w:docPartObj>
      </w:sdtPr>
      <w:sdtEndPr>
        <w:rPr>
          <w:lang w:val="en-US"/>
        </w:rPr>
      </w:sdtEndPr>
      <w:sdtContent>
        <w:p w14:paraId="2F0B7652" w14:textId="76404C63" w:rsidR="00203DDB" w:rsidRPr="00F53613" w:rsidRDefault="00203DDB" w:rsidP="00203DDB">
          <w:pPr>
            <w:pStyle w:val="TOCHeading"/>
            <w:rPr>
              <w:rFonts w:ascii="David" w:hAnsi="David" w:cs="David"/>
            </w:rPr>
          </w:pPr>
        </w:p>
        <w:p w14:paraId="21911BA0" w14:textId="455A2006" w:rsidR="0073260A" w:rsidRDefault="00203DDB">
          <w:pPr>
            <w:pStyle w:val="TOC1"/>
            <w:tabs>
              <w:tab w:val="right" w:leader="dot" w:pos="8302"/>
            </w:tabs>
            <w:rPr>
              <w:rFonts w:asciiTheme="minorHAnsi" w:eastAsiaTheme="minorEastAsia" w:hAnsiTheme="minorHAnsi" w:cstheme="minorBidi"/>
              <w:noProof/>
              <w:kern w:val="2"/>
              <w:rtl/>
              <w:lang w:val="en-IL" w:eastAsia="en-IL"/>
              <w14:ligatures w14:val="standardContextual"/>
            </w:rPr>
          </w:pPr>
          <w:r w:rsidRPr="00F53613">
            <w:rPr>
              <w:rFonts w:ascii="David" w:hAnsi="David"/>
            </w:rPr>
            <w:fldChar w:fldCharType="begin"/>
          </w:r>
          <w:r w:rsidRPr="00F53613">
            <w:rPr>
              <w:rFonts w:ascii="David" w:hAnsi="David"/>
            </w:rPr>
            <w:instrText xml:space="preserve"> TOC \o "1-3" \h \z \u </w:instrText>
          </w:r>
          <w:r w:rsidRPr="00F53613">
            <w:rPr>
              <w:rFonts w:ascii="David" w:hAnsi="David"/>
            </w:rPr>
            <w:fldChar w:fldCharType="separate"/>
          </w:r>
          <w:hyperlink w:anchor="_Toc168314905" w:history="1">
            <w:r w:rsidR="0073260A" w:rsidRPr="00AB1BC0">
              <w:rPr>
                <w:rStyle w:val="Hyperlink"/>
                <w:rFonts w:ascii="David" w:hAnsi="David" w:hint="eastAsia"/>
                <w:noProof/>
                <w:rtl/>
              </w:rPr>
              <w:t>תוכן</w:t>
            </w:r>
            <w:r w:rsidR="0073260A" w:rsidRPr="00AB1BC0">
              <w:rPr>
                <w:rStyle w:val="Hyperlink"/>
                <w:rFonts w:ascii="David" w:hAnsi="David"/>
                <w:noProof/>
                <w:rtl/>
              </w:rPr>
              <w:t xml:space="preserve"> </w:t>
            </w:r>
            <w:r w:rsidR="0073260A" w:rsidRPr="00AB1BC0">
              <w:rPr>
                <w:rStyle w:val="Hyperlink"/>
                <w:rFonts w:ascii="David" w:hAnsi="David" w:hint="eastAsia"/>
                <w:noProof/>
                <w:rtl/>
              </w:rPr>
              <w:t>העניינים</w:t>
            </w:r>
            <w:r w:rsidR="0073260A">
              <w:rPr>
                <w:noProof/>
                <w:webHidden/>
                <w:rtl/>
              </w:rPr>
              <w:tab/>
            </w:r>
            <w:r w:rsidR="0073260A">
              <w:rPr>
                <w:noProof/>
                <w:webHidden/>
                <w:rtl/>
              </w:rPr>
              <w:fldChar w:fldCharType="begin"/>
            </w:r>
            <w:r w:rsidR="0073260A">
              <w:rPr>
                <w:noProof/>
                <w:webHidden/>
                <w:rtl/>
              </w:rPr>
              <w:instrText xml:space="preserve"> </w:instrText>
            </w:r>
            <w:r w:rsidR="0073260A">
              <w:rPr>
                <w:noProof/>
                <w:webHidden/>
              </w:rPr>
              <w:instrText>PAGEREF</w:instrText>
            </w:r>
            <w:r w:rsidR="0073260A">
              <w:rPr>
                <w:noProof/>
                <w:webHidden/>
                <w:rtl/>
              </w:rPr>
              <w:instrText xml:space="preserve"> _</w:instrText>
            </w:r>
            <w:r w:rsidR="0073260A">
              <w:rPr>
                <w:noProof/>
                <w:webHidden/>
              </w:rPr>
              <w:instrText>Toc168314905 \h</w:instrText>
            </w:r>
            <w:r w:rsidR="0073260A">
              <w:rPr>
                <w:noProof/>
                <w:webHidden/>
                <w:rtl/>
              </w:rPr>
              <w:instrText xml:space="preserve"> </w:instrText>
            </w:r>
            <w:r w:rsidR="0073260A">
              <w:rPr>
                <w:noProof/>
                <w:webHidden/>
                <w:rtl/>
              </w:rPr>
            </w:r>
            <w:r w:rsidR="0073260A">
              <w:rPr>
                <w:noProof/>
                <w:webHidden/>
                <w:rtl/>
              </w:rPr>
              <w:fldChar w:fldCharType="separate"/>
            </w:r>
            <w:r w:rsidR="0073260A">
              <w:rPr>
                <w:noProof/>
                <w:webHidden/>
                <w:rtl/>
              </w:rPr>
              <w:t>2</w:t>
            </w:r>
            <w:r w:rsidR="0073260A">
              <w:rPr>
                <w:noProof/>
                <w:webHidden/>
                <w:rtl/>
              </w:rPr>
              <w:fldChar w:fldCharType="end"/>
            </w:r>
          </w:hyperlink>
        </w:p>
        <w:p w14:paraId="56DD95B3" w14:textId="17111E43" w:rsidR="0073260A" w:rsidRDefault="0073260A">
          <w:pPr>
            <w:pStyle w:val="TOC1"/>
            <w:tabs>
              <w:tab w:val="right" w:leader="dot" w:pos="8302"/>
            </w:tabs>
            <w:rPr>
              <w:rFonts w:asciiTheme="minorHAnsi" w:eastAsiaTheme="minorEastAsia" w:hAnsiTheme="minorHAnsi" w:cstheme="minorBidi"/>
              <w:noProof/>
              <w:kern w:val="2"/>
              <w:rtl/>
              <w:lang w:val="en-IL" w:eastAsia="en-IL"/>
              <w14:ligatures w14:val="standardContextual"/>
            </w:rPr>
          </w:pPr>
          <w:hyperlink w:anchor="_Toc168314906" w:history="1">
            <w:r w:rsidRPr="00AB1BC0">
              <w:rPr>
                <w:rStyle w:val="Hyperlink"/>
                <w:rFonts w:ascii="David" w:hAnsi="David" w:hint="eastAsia"/>
                <w:noProof/>
                <w:rtl/>
              </w:rPr>
              <w:t>מבוא</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Toc168314906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14:paraId="0DC4E64C" w14:textId="20FF0234" w:rsidR="0073260A" w:rsidRDefault="0073260A">
          <w:pPr>
            <w:pStyle w:val="TOC1"/>
            <w:tabs>
              <w:tab w:val="right" w:leader="dot" w:pos="8302"/>
            </w:tabs>
            <w:rPr>
              <w:rFonts w:asciiTheme="minorHAnsi" w:eastAsiaTheme="minorEastAsia" w:hAnsiTheme="minorHAnsi" w:cstheme="minorBidi"/>
              <w:noProof/>
              <w:kern w:val="2"/>
              <w:rtl/>
              <w:lang w:val="en-IL" w:eastAsia="en-IL"/>
              <w14:ligatures w14:val="standardContextual"/>
            </w:rPr>
          </w:pPr>
          <w:hyperlink w:anchor="_Toc168314907" w:history="1">
            <w:r w:rsidRPr="00AB1BC0">
              <w:rPr>
                <w:rStyle w:val="Hyperlink"/>
                <w:rFonts w:ascii="David" w:hAnsi="David" w:hint="eastAsia"/>
                <w:noProof/>
                <w:rtl/>
              </w:rPr>
              <w:t>תיאור</w:t>
            </w:r>
            <w:r w:rsidRPr="00AB1BC0">
              <w:rPr>
                <w:rStyle w:val="Hyperlink"/>
                <w:rFonts w:ascii="David" w:hAnsi="David"/>
                <w:noProof/>
                <w:rtl/>
              </w:rPr>
              <w:t xml:space="preserve"> </w:t>
            </w:r>
            <w:r w:rsidRPr="00AB1BC0">
              <w:rPr>
                <w:rStyle w:val="Hyperlink"/>
                <w:rFonts w:ascii="David" w:hAnsi="David" w:hint="eastAsia"/>
                <w:noProof/>
                <w:rtl/>
              </w:rPr>
              <w:t>המשחק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Toc168314907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55C3A529" w14:textId="56369FC8" w:rsidR="0073260A" w:rsidRDefault="0073260A">
          <w:pPr>
            <w:pStyle w:val="TOC2"/>
            <w:tabs>
              <w:tab w:val="right" w:leader="dot" w:pos="8302"/>
            </w:tabs>
            <w:rPr>
              <w:rFonts w:asciiTheme="minorHAnsi" w:eastAsiaTheme="minorEastAsia" w:hAnsiTheme="minorHAnsi" w:cstheme="minorBidi"/>
              <w:noProof/>
              <w:kern w:val="2"/>
              <w:rtl/>
              <w:lang w:val="en-IL" w:eastAsia="en-IL"/>
              <w14:ligatures w14:val="standardContextual"/>
            </w:rPr>
          </w:pPr>
          <w:hyperlink w:anchor="_Toc168314908" w:history="1">
            <w:r w:rsidRPr="00AB1BC0">
              <w:rPr>
                <w:rStyle w:val="Hyperlink"/>
                <w:rFonts w:ascii="David" w:hAnsi="David" w:hint="eastAsia"/>
                <w:noProof/>
                <w:rtl/>
              </w:rPr>
              <w:t>כללי</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Toc168314908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4DA3EE89" w14:textId="3DB979E3" w:rsidR="0073260A" w:rsidRDefault="0073260A">
          <w:pPr>
            <w:pStyle w:val="TOC2"/>
            <w:tabs>
              <w:tab w:val="right" w:leader="dot" w:pos="8302"/>
            </w:tabs>
            <w:rPr>
              <w:rFonts w:asciiTheme="minorHAnsi" w:eastAsiaTheme="minorEastAsia" w:hAnsiTheme="minorHAnsi" w:cstheme="minorBidi"/>
              <w:noProof/>
              <w:kern w:val="2"/>
              <w:rtl/>
              <w:lang w:val="en-IL" w:eastAsia="en-IL"/>
              <w14:ligatures w14:val="standardContextual"/>
            </w:rPr>
          </w:pPr>
          <w:hyperlink w:anchor="_Toc168314909" w:history="1">
            <w:r w:rsidRPr="00AB1BC0">
              <w:rPr>
                <w:rStyle w:val="Hyperlink"/>
                <w:rFonts w:ascii="David" w:hAnsi="David" w:hint="eastAsia"/>
                <w:noProof/>
                <w:rtl/>
              </w:rPr>
              <w:t>כללי</w:t>
            </w:r>
            <w:r w:rsidRPr="00AB1BC0">
              <w:rPr>
                <w:rStyle w:val="Hyperlink"/>
                <w:rFonts w:ascii="David" w:hAnsi="David"/>
                <w:noProof/>
                <w:rtl/>
              </w:rPr>
              <w:t xml:space="preserve"> </w:t>
            </w:r>
            <w:r w:rsidRPr="00AB1BC0">
              <w:rPr>
                <w:rStyle w:val="Hyperlink"/>
                <w:rFonts w:ascii="David" w:hAnsi="David" w:hint="eastAsia"/>
                <w:noProof/>
                <w:rtl/>
              </w:rPr>
              <w:t>המשחק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Toc168314909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2502D30A" w14:textId="589ADC8E" w:rsidR="0073260A" w:rsidRDefault="0073260A">
          <w:pPr>
            <w:pStyle w:val="TOC2"/>
            <w:tabs>
              <w:tab w:val="right" w:leader="dot" w:pos="8302"/>
            </w:tabs>
            <w:rPr>
              <w:rFonts w:asciiTheme="minorHAnsi" w:eastAsiaTheme="minorEastAsia" w:hAnsiTheme="minorHAnsi" w:cstheme="minorBidi"/>
              <w:noProof/>
              <w:kern w:val="2"/>
              <w:rtl/>
              <w:lang w:val="en-IL" w:eastAsia="en-IL"/>
              <w14:ligatures w14:val="standardContextual"/>
            </w:rPr>
          </w:pPr>
          <w:hyperlink w:anchor="_Toc168314910" w:history="1">
            <w:r w:rsidRPr="00AB1BC0">
              <w:rPr>
                <w:rStyle w:val="Hyperlink"/>
                <w:rFonts w:ascii="David" w:hAnsi="David" w:hint="eastAsia"/>
                <w:noProof/>
                <w:rtl/>
              </w:rPr>
              <w:t>נתונים</w:t>
            </w:r>
            <w:r w:rsidRPr="00AB1BC0">
              <w:rPr>
                <w:rStyle w:val="Hyperlink"/>
                <w:rFonts w:ascii="David" w:hAnsi="David"/>
                <w:noProof/>
                <w:rtl/>
              </w:rPr>
              <w:t xml:space="preserve"> </w:t>
            </w:r>
            <w:r w:rsidRPr="00AB1BC0">
              <w:rPr>
                <w:rStyle w:val="Hyperlink"/>
                <w:rFonts w:ascii="David" w:hAnsi="David" w:hint="eastAsia"/>
                <w:noProof/>
                <w:rtl/>
              </w:rPr>
              <w:t>נוספים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Toc168314910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7866F53B" w14:textId="68698A9A" w:rsidR="0073260A" w:rsidRDefault="0073260A">
          <w:pPr>
            <w:pStyle w:val="TOC1"/>
            <w:tabs>
              <w:tab w:val="right" w:leader="dot" w:pos="8302"/>
            </w:tabs>
            <w:rPr>
              <w:rFonts w:asciiTheme="minorHAnsi" w:eastAsiaTheme="minorEastAsia" w:hAnsiTheme="minorHAnsi" w:cstheme="minorBidi"/>
              <w:noProof/>
              <w:kern w:val="2"/>
              <w:rtl/>
              <w:lang w:val="en-IL" w:eastAsia="en-IL"/>
              <w14:ligatures w14:val="standardContextual"/>
            </w:rPr>
          </w:pPr>
          <w:hyperlink w:anchor="_Toc168314911" w:history="1">
            <w:r w:rsidRPr="00AB1BC0">
              <w:rPr>
                <w:rStyle w:val="Hyperlink"/>
                <w:rFonts w:ascii="David" w:hAnsi="David" w:hint="eastAsia"/>
                <w:noProof/>
                <w:rtl/>
              </w:rPr>
              <w:t>מדריך</w:t>
            </w:r>
            <w:r w:rsidRPr="00AB1BC0">
              <w:rPr>
                <w:rStyle w:val="Hyperlink"/>
                <w:rFonts w:ascii="David" w:hAnsi="David"/>
                <w:noProof/>
                <w:rtl/>
              </w:rPr>
              <w:t xml:space="preserve"> </w:t>
            </w:r>
            <w:r w:rsidRPr="00AB1BC0">
              <w:rPr>
                <w:rStyle w:val="Hyperlink"/>
                <w:rFonts w:ascii="David" w:hAnsi="David" w:hint="eastAsia"/>
                <w:noProof/>
                <w:rtl/>
              </w:rPr>
              <w:t>למשתמש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Toc168314911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20DAC708" w14:textId="39625459" w:rsidR="0073260A" w:rsidRDefault="0073260A">
          <w:pPr>
            <w:pStyle w:val="TOC1"/>
            <w:tabs>
              <w:tab w:val="right" w:leader="dot" w:pos="8302"/>
            </w:tabs>
            <w:rPr>
              <w:rFonts w:asciiTheme="minorHAnsi" w:eastAsiaTheme="minorEastAsia" w:hAnsiTheme="minorHAnsi" w:cstheme="minorBidi"/>
              <w:noProof/>
              <w:kern w:val="2"/>
              <w:rtl/>
              <w:lang w:val="en-IL" w:eastAsia="en-IL"/>
              <w14:ligatures w14:val="standardContextual"/>
            </w:rPr>
          </w:pPr>
          <w:hyperlink w:anchor="_Toc168314912" w:history="1">
            <w:r w:rsidRPr="00AB1BC0">
              <w:rPr>
                <w:rStyle w:val="Hyperlink"/>
                <w:rFonts w:ascii="David" w:hAnsi="David" w:hint="eastAsia"/>
                <w:noProof/>
                <w:rtl/>
              </w:rPr>
              <w:t>מודל</w:t>
            </w:r>
            <w:r w:rsidRPr="00AB1BC0">
              <w:rPr>
                <w:rStyle w:val="Hyperlink"/>
                <w:rFonts w:ascii="David" w:hAnsi="David"/>
                <w:noProof/>
                <w:rtl/>
              </w:rPr>
              <w:t xml:space="preserve"> </w:t>
            </w:r>
            <w:r w:rsidRPr="00AB1BC0">
              <w:rPr>
                <w:rStyle w:val="Hyperlink"/>
                <w:rFonts w:ascii="David" w:hAnsi="David" w:hint="eastAsia"/>
                <w:noProof/>
                <w:rtl/>
              </w:rPr>
              <w:t>סביבה</w:t>
            </w:r>
            <w:r w:rsidRPr="00AB1BC0">
              <w:rPr>
                <w:rStyle w:val="Hyperlink"/>
                <w:rFonts w:ascii="David" w:hAnsi="David"/>
                <w:noProof/>
                <w:rtl/>
              </w:rPr>
              <w:t xml:space="preserve"> – </w:t>
            </w:r>
            <w:r w:rsidRPr="00AB1BC0">
              <w:rPr>
                <w:rStyle w:val="Hyperlink"/>
                <w:rFonts w:ascii="David" w:hAnsi="David" w:hint="eastAsia"/>
                <w:noProof/>
                <w:rtl/>
              </w:rPr>
              <w:t>סוכן</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Toc168314912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14:paraId="04123548" w14:textId="137656AA" w:rsidR="0073260A" w:rsidRDefault="0073260A">
          <w:pPr>
            <w:pStyle w:val="TOC2"/>
            <w:tabs>
              <w:tab w:val="right" w:leader="dot" w:pos="8302"/>
            </w:tabs>
            <w:rPr>
              <w:rFonts w:asciiTheme="minorHAnsi" w:eastAsiaTheme="minorEastAsia" w:hAnsiTheme="minorHAnsi" w:cstheme="minorBidi"/>
              <w:noProof/>
              <w:kern w:val="2"/>
              <w:rtl/>
              <w:lang w:val="en-IL" w:eastAsia="en-IL"/>
              <w14:ligatures w14:val="standardContextual"/>
            </w:rPr>
          </w:pPr>
          <w:hyperlink w:anchor="_Toc168314913" w:history="1">
            <w:r w:rsidRPr="00AB1BC0">
              <w:rPr>
                <w:rStyle w:val="Hyperlink"/>
                <w:rFonts w:ascii="David" w:hAnsi="David" w:hint="eastAsia"/>
                <w:noProof/>
                <w:rtl/>
              </w:rPr>
              <w:t>תיאור</w:t>
            </w:r>
            <w:r w:rsidRPr="00AB1BC0">
              <w:rPr>
                <w:rStyle w:val="Hyperlink"/>
                <w:rFonts w:ascii="David" w:hAnsi="David"/>
                <w:noProof/>
                <w:rtl/>
              </w:rPr>
              <w:t xml:space="preserve"> </w:t>
            </w:r>
            <w:r w:rsidRPr="00AB1BC0">
              <w:rPr>
                <w:rStyle w:val="Hyperlink"/>
                <w:rFonts w:ascii="David" w:hAnsi="David" w:hint="eastAsia"/>
                <w:noProof/>
                <w:rtl/>
              </w:rPr>
              <w:t>המודל</w:t>
            </w:r>
            <w:r w:rsidRPr="00AB1BC0">
              <w:rPr>
                <w:rStyle w:val="Hyperlink"/>
                <w:rFonts w:ascii="David" w:hAnsi="David"/>
                <w:noProof/>
                <w:rtl/>
              </w:rPr>
              <w:t xml:space="preserve"> </w:t>
            </w:r>
            <w:r w:rsidRPr="00AB1BC0">
              <w:rPr>
                <w:rStyle w:val="Hyperlink"/>
                <w:rFonts w:ascii="David" w:hAnsi="David" w:hint="eastAsia"/>
                <w:noProof/>
                <w:rtl/>
              </w:rPr>
              <w:t>באופן</w:t>
            </w:r>
            <w:r w:rsidRPr="00AB1BC0">
              <w:rPr>
                <w:rStyle w:val="Hyperlink"/>
                <w:rFonts w:ascii="David" w:hAnsi="David"/>
                <w:noProof/>
                <w:rtl/>
              </w:rPr>
              <w:t xml:space="preserve"> </w:t>
            </w:r>
            <w:r w:rsidRPr="00AB1BC0">
              <w:rPr>
                <w:rStyle w:val="Hyperlink"/>
                <w:rFonts w:ascii="David" w:hAnsi="David" w:hint="eastAsia"/>
                <w:noProof/>
                <w:rtl/>
              </w:rPr>
              <w:t>כללי</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Toc168314913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14:paraId="4992C78C" w14:textId="6AAA5A1B" w:rsidR="0073260A" w:rsidRDefault="0073260A">
          <w:pPr>
            <w:pStyle w:val="TOC2"/>
            <w:tabs>
              <w:tab w:val="right" w:leader="dot" w:pos="8302"/>
            </w:tabs>
            <w:rPr>
              <w:rFonts w:asciiTheme="minorHAnsi" w:eastAsiaTheme="minorEastAsia" w:hAnsiTheme="minorHAnsi" w:cstheme="minorBidi"/>
              <w:noProof/>
              <w:kern w:val="2"/>
              <w:rtl/>
              <w:lang w:val="en-IL" w:eastAsia="en-IL"/>
              <w14:ligatures w14:val="standardContextual"/>
            </w:rPr>
          </w:pPr>
          <w:hyperlink w:anchor="_Toc168314914" w:history="1">
            <w:r w:rsidRPr="00AB1BC0">
              <w:rPr>
                <w:rStyle w:val="Hyperlink"/>
                <w:rFonts w:ascii="David" w:hAnsi="David" w:hint="eastAsia"/>
                <w:noProof/>
                <w:rtl/>
              </w:rPr>
              <w:t>מימוש</w:t>
            </w:r>
            <w:r w:rsidRPr="00AB1BC0">
              <w:rPr>
                <w:rStyle w:val="Hyperlink"/>
                <w:rFonts w:ascii="David" w:hAnsi="David"/>
                <w:noProof/>
                <w:rtl/>
              </w:rPr>
              <w:t xml:space="preserve"> </w:t>
            </w:r>
            <w:r w:rsidRPr="00AB1BC0">
              <w:rPr>
                <w:rStyle w:val="Hyperlink"/>
                <w:rFonts w:ascii="David" w:hAnsi="David" w:hint="eastAsia"/>
                <w:noProof/>
                <w:rtl/>
              </w:rPr>
              <w:t>המודל</w:t>
            </w:r>
            <w:r w:rsidRPr="00AB1BC0">
              <w:rPr>
                <w:rStyle w:val="Hyperlink"/>
                <w:rFonts w:ascii="David" w:hAnsi="David"/>
                <w:noProof/>
                <w:rtl/>
              </w:rPr>
              <w:t xml:space="preserve"> </w:t>
            </w:r>
            <w:r w:rsidRPr="00AB1BC0">
              <w:rPr>
                <w:rStyle w:val="Hyperlink"/>
                <w:rFonts w:ascii="David" w:hAnsi="David" w:hint="eastAsia"/>
                <w:noProof/>
                <w:rtl/>
              </w:rPr>
              <w:t>בפרויקט</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Toc168314914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14:paraId="1EFE2F23" w14:textId="6F9ACCB1" w:rsidR="0073260A" w:rsidRDefault="0073260A">
          <w:pPr>
            <w:pStyle w:val="TOC3"/>
            <w:tabs>
              <w:tab w:val="right" w:leader="dot" w:pos="8302"/>
            </w:tabs>
            <w:rPr>
              <w:rFonts w:asciiTheme="minorHAnsi" w:eastAsiaTheme="minorEastAsia" w:hAnsiTheme="minorHAnsi" w:cstheme="minorBidi"/>
              <w:noProof/>
              <w:kern w:val="2"/>
              <w:rtl/>
              <w:lang w:val="en-IL" w:eastAsia="en-IL"/>
              <w14:ligatures w14:val="standardContextual"/>
            </w:rPr>
          </w:pPr>
          <w:hyperlink w:anchor="_Toc168314915" w:history="1">
            <w:r w:rsidRPr="00AB1BC0">
              <w:rPr>
                <w:rStyle w:val="Hyperlink"/>
                <w:rFonts w:ascii="David" w:hAnsi="David" w:hint="eastAsia"/>
                <w:noProof/>
                <w:rtl/>
              </w:rPr>
              <w:t>המחלקה</w:t>
            </w:r>
            <w:r w:rsidRPr="00AB1BC0">
              <w:rPr>
                <w:rStyle w:val="Hyperlink"/>
                <w:rFonts w:ascii="David" w:hAnsi="David"/>
                <w:noProof/>
                <w:rtl/>
              </w:rPr>
              <w:t xml:space="preserve"> </w:t>
            </w:r>
            <w:r w:rsidRPr="00AB1BC0">
              <w:rPr>
                <w:rStyle w:val="Hyperlink"/>
                <w:rFonts w:ascii="David" w:hAnsi="David"/>
                <w:noProof/>
              </w:rPr>
              <w:t>State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Toc168314915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14:paraId="18630D10" w14:textId="363F0631" w:rsidR="0073260A" w:rsidRDefault="0073260A">
          <w:pPr>
            <w:pStyle w:val="TOC3"/>
            <w:tabs>
              <w:tab w:val="right" w:leader="dot" w:pos="8302"/>
            </w:tabs>
            <w:rPr>
              <w:rFonts w:asciiTheme="minorHAnsi" w:eastAsiaTheme="minorEastAsia" w:hAnsiTheme="minorHAnsi" w:cstheme="minorBidi"/>
              <w:noProof/>
              <w:kern w:val="2"/>
              <w:rtl/>
              <w:lang w:val="en-IL" w:eastAsia="en-IL"/>
              <w14:ligatures w14:val="standardContextual"/>
            </w:rPr>
          </w:pPr>
          <w:hyperlink w:anchor="_Toc168314916" w:history="1">
            <w:r w:rsidRPr="00AB1BC0">
              <w:rPr>
                <w:rStyle w:val="Hyperlink"/>
                <w:rFonts w:ascii="David" w:hAnsi="David" w:hint="eastAsia"/>
                <w:noProof/>
                <w:rtl/>
              </w:rPr>
              <w:t>המחלקה</w:t>
            </w:r>
            <w:r w:rsidRPr="00AB1BC0">
              <w:rPr>
                <w:rStyle w:val="Hyperlink"/>
                <w:rFonts w:ascii="David" w:hAnsi="David"/>
                <w:noProof/>
                <w:rtl/>
              </w:rPr>
              <w:t xml:space="preserve"> </w:t>
            </w:r>
            <w:r w:rsidRPr="00AB1BC0">
              <w:rPr>
                <w:rStyle w:val="Hyperlink"/>
                <w:rFonts w:ascii="David" w:hAnsi="David"/>
                <w:noProof/>
              </w:rPr>
              <w:t>Graphics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Toc168314916 \h</w:instrText>
            </w:r>
            <w:r>
              <w:rPr>
                <w:noProof/>
                <w:webHidden/>
                <w:rtl/>
              </w:rPr>
              <w:instrText xml:space="preserve"> </w:instrText>
            </w:r>
            <w:r>
              <w:rPr>
                <w:noProof/>
                <w:webHidden/>
                <w:rtl/>
              </w:rPr>
            </w:r>
            <w:r>
              <w:rPr>
                <w:noProof/>
                <w:webHidden/>
                <w:rtl/>
              </w:rPr>
              <w:fldChar w:fldCharType="separate"/>
            </w:r>
            <w:r>
              <w:rPr>
                <w:noProof/>
                <w:webHidden/>
                <w:rtl/>
              </w:rPr>
              <w:t>13</w:t>
            </w:r>
            <w:r>
              <w:rPr>
                <w:noProof/>
                <w:webHidden/>
                <w:rtl/>
              </w:rPr>
              <w:fldChar w:fldCharType="end"/>
            </w:r>
          </w:hyperlink>
        </w:p>
        <w:p w14:paraId="2AF8CCE5" w14:textId="08FEF9E2" w:rsidR="0073260A" w:rsidRDefault="0073260A">
          <w:pPr>
            <w:pStyle w:val="TOC3"/>
            <w:tabs>
              <w:tab w:val="right" w:leader="dot" w:pos="8302"/>
            </w:tabs>
            <w:rPr>
              <w:rFonts w:asciiTheme="minorHAnsi" w:eastAsiaTheme="minorEastAsia" w:hAnsiTheme="minorHAnsi" w:cstheme="minorBidi"/>
              <w:noProof/>
              <w:kern w:val="2"/>
              <w:rtl/>
              <w:lang w:val="en-IL" w:eastAsia="en-IL"/>
              <w14:ligatures w14:val="standardContextual"/>
            </w:rPr>
          </w:pPr>
          <w:hyperlink w:anchor="_Toc168314917" w:history="1">
            <w:r w:rsidRPr="00AB1BC0">
              <w:rPr>
                <w:rStyle w:val="Hyperlink"/>
                <w:rFonts w:ascii="David" w:hAnsi="David" w:hint="eastAsia"/>
                <w:noProof/>
                <w:rtl/>
              </w:rPr>
              <w:t>המחלקה</w:t>
            </w:r>
            <w:r w:rsidRPr="00AB1BC0">
              <w:rPr>
                <w:rStyle w:val="Hyperlink"/>
                <w:rFonts w:ascii="David" w:hAnsi="David"/>
                <w:noProof/>
                <w:rtl/>
              </w:rPr>
              <w:t xml:space="preserve"> </w:t>
            </w:r>
            <w:r w:rsidRPr="00AB1BC0">
              <w:rPr>
                <w:rStyle w:val="Hyperlink"/>
                <w:rFonts w:ascii="David" w:hAnsi="David"/>
                <w:noProof/>
              </w:rPr>
              <w:t>Connect4 – Environment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Toc168314917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25D93BDE" w14:textId="4A927C46" w:rsidR="0073260A" w:rsidRDefault="0073260A">
          <w:pPr>
            <w:pStyle w:val="TOC3"/>
            <w:tabs>
              <w:tab w:val="right" w:leader="dot" w:pos="8302"/>
            </w:tabs>
            <w:rPr>
              <w:rFonts w:asciiTheme="minorHAnsi" w:eastAsiaTheme="minorEastAsia" w:hAnsiTheme="minorHAnsi" w:cstheme="minorBidi"/>
              <w:noProof/>
              <w:kern w:val="2"/>
              <w:rtl/>
              <w:lang w:val="en-IL" w:eastAsia="en-IL"/>
              <w14:ligatures w14:val="standardContextual"/>
            </w:rPr>
          </w:pPr>
          <w:hyperlink w:anchor="_Toc168314918" w:history="1">
            <w:r w:rsidRPr="00AB1BC0">
              <w:rPr>
                <w:rStyle w:val="Hyperlink"/>
                <w:rFonts w:ascii="David" w:hAnsi="David" w:hint="eastAsia"/>
                <w:noProof/>
                <w:rtl/>
              </w:rPr>
              <w:t>המחלקה</w:t>
            </w:r>
            <w:r w:rsidRPr="00AB1BC0">
              <w:rPr>
                <w:rStyle w:val="Hyperlink"/>
                <w:rFonts w:ascii="David" w:hAnsi="David"/>
                <w:noProof/>
                <w:rtl/>
              </w:rPr>
              <w:t xml:space="preserve"> </w:t>
            </w:r>
            <w:r w:rsidRPr="00AB1BC0">
              <w:rPr>
                <w:rStyle w:val="Hyperlink"/>
                <w:rFonts w:ascii="David" w:hAnsi="David"/>
                <w:noProof/>
              </w:rPr>
              <w:t>Human_Agent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Toc168314918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14:paraId="19DA82DA" w14:textId="36363BF5" w:rsidR="0073260A" w:rsidRDefault="0073260A">
          <w:pPr>
            <w:pStyle w:val="TOC3"/>
            <w:tabs>
              <w:tab w:val="right" w:leader="dot" w:pos="8302"/>
            </w:tabs>
            <w:rPr>
              <w:rFonts w:asciiTheme="minorHAnsi" w:eastAsiaTheme="minorEastAsia" w:hAnsiTheme="minorHAnsi" w:cstheme="minorBidi"/>
              <w:noProof/>
              <w:kern w:val="2"/>
              <w:rtl/>
              <w:lang w:val="en-IL" w:eastAsia="en-IL"/>
              <w14:ligatures w14:val="standardContextual"/>
            </w:rPr>
          </w:pPr>
          <w:hyperlink w:anchor="_Toc168314919" w:history="1">
            <w:r w:rsidRPr="00AB1BC0">
              <w:rPr>
                <w:rStyle w:val="Hyperlink"/>
                <w:rFonts w:ascii="David" w:hAnsi="David" w:hint="eastAsia"/>
                <w:noProof/>
                <w:rtl/>
              </w:rPr>
              <w:t>המחלקה</w:t>
            </w:r>
            <w:r w:rsidRPr="00AB1BC0">
              <w:rPr>
                <w:rStyle w:val="Hyperlink"/>
                <w:rFonts w:ascii="David" w:hAnsi="David"/>
                <w:noProof/>
                <w:rtl/>
              </w:rPr>
              <w:t xml:space="preserve"> </w:t>
            </w:r>
            <w:r w:rsidRPr="00AB1BC0">
              <w:rPr>
                <w:rStyle w:val="Hyperlink"/>
                <w:rFonts w:ascii="David" w:hAnsi="David"/>
                <w:noProof/>
              </w:rPr>
              <w:t>Random_Agent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Toc168314919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14:paraId="6EDA9872" w14:textId="71E927D2" w:rsidR="0073260A" w:rsidRDefault="0073260A">
          <w:pPr>
            <w:pStyle w:val="TOC3"/>
            <w:tabs>
              <w:tab w:val="right" w:leader="dot" w:pos="8302"/>
            </w:tabs>
            <w:rPr>
              <w:rFonts w:asciiTheme="minorHAnsi" w:eastAsiaTheme="minorEastAsia" w:hAnsiTheme="minorHAnsi" w:cstheme="minorBidi"/>
              <w:noProof/>
              <w:kern w:val="2"/>
              <w:rtl/>
              <w:lang w:val="en-IL" w:eastAsia="en-IL"/>
              <w14:ligatures w14:val="standardContextual"/>
            </w:rPr>
          </w:pPr>
          <w:hyperlink w:anchor="_Toc168314920" w:history="1">
            <w:r w:rsidRPr="00AB1BC0">
              <w:rPr>
                <w:rStyle w:val="Hyperlink"/>
                <w:rFonts w:ascii="David" w:hAnsi="David" w:hint="eastAsia"/>
                <w:noProof/>
                <w:rtl/>
              </w:rPr>
              <w:t>הקובץ</w:t>
            </w:r>
            <w:r w:rsidRPr="00AB1BC0">
              <w:rPr>
                <w:rStyle w:val="Hyperlink"/>
                <w:rFonts w:ascii="David" w:hAnsi="David"/>
                <w:noProof/>
                <w:rtl/>
              </w:rPr>
              <w:t xml:space="preserve"> </w:t>
            </w:r>
            <w:r w:rsidRPr="00AB1BC0">
              <w:rPr>
                <w:rStyle w:val="Hyperlink"/>
                <w:rFonts w:ascii="David" w:hAnsi="David"/>
                <w:noProof/>
              </w:rPr>
              <w:t>Game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Toc168314920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14:paraId="5317308B" w14:textId="4888C76B" w:rsidR="0073260A" w:rsidRDefault="0073260A">
          <w:pPr>
            <w:pStyle w:val="TOC1"/>
            <w:tabs>
              <w:tab w:val="right" w:leader="dot" w:pos="8302"/>
            </w:tabs>
            <w:rPr>
              <w:rFonts w:asciiTheme="minorHAnsi" w:eastAsiaTheme="minorEastAsia" w:hAnsiTheme="minorHAnsi" w:cstheme="minorBidi"/>
              <w:noProof/>
              <w:kern w:val="2"/>
              <w:rtl/>
              <w:lang w:val="en-IL" w:eastAsia="en-IL"/>
              <w14:ligatures w14:val="standardContextual"/>
            </w:rPr>
          </w:pPr>
          <w:hyperlink w:anchor="_Toc168314921" w:history="1">
            <w:r w:rsidRPr="00AB1BC0">
              <w:rPr>
                <w:rStyle w:val="Hyperlink"/>
                <w:rFonts w:ascii="David" w:hAnsi="David" w:hint="eastAsia"/>
                <w:noProof/>
                <w:rtl/>
              </w:rPr>
              <w:t>סוכן</w:t>
            </w:r>
            <w:r w:rsidRPr="00AB1BC0">
              <w:rPr>
                <w:rStyle w:val="Hyperlink"/>
                <w:rFonts w:ascii="David" w:hAnsi="David"/>
                <w:noProof/>
                <w:rtl/>
              </w:rPr>
              <w:t xml:space="preserve"> </w:t>
            </w:r>
            <w:r w:rsidRPr="00AB1BC0">
              <w:rPr>
                <w:rStyle w:val="Hyperlink"/>
                <w:rFonts w:ascii="David" w:hAnsi="David"/>
                <w:noProof/>
              </w:rPr>
              <w:t>AI</w:t>
            </w:r>
            <w:r w:rsidRPr="00AB1BC0">
              <w:rPr>
                <w:rStyle w:val="Hyperlink"/>
                <w:rFonts w:ascii="David" w:hAnsi="David"/>
                <w:noProof/>
                <w:rtl/>
              </w:rPr>
              <w:t xml:space="preserve"> </w:t>
            </w:r>
            <w:r w:rsidRPr="00AB1BC0">
              <w:rPr>
                <w:rStyle w:val="Hyperlink"/>
                <w:rFonts w:ascii="David" w:hAnsi="David" w:hint="eastAsia"/>
                <w:noProof/>
                <w:rtl/>
              </w:rPr>
              <w:t>באמצעות</w:t>
            </w:r>
            <w:r w:rsidRPr="00AB1BC0">
              <w:rPr>
                <w:rStyle w:val="Hyperlink"/>
                <w:rFonts w:ascii="David" w:hAnsi="David"/>
                <w:noProof/>
                <w:rtl/>
              </w:rPr>
              <w:t xml:space="preserve"> </w:t>
            </w:r>
            <w:r w:rsidRPr="00AB1BC0">
              <w:rPr>
                <w:rStyle w:val="Hyperlink"/>
                <w:rFonts w:ascii="David" w:hAnsi="David" w:hint="eastAsia"/>
                <w:noProof/>
                <w:rtl/>
              </w:rPr>
              <w:t>אלגוריתם</w:t>
            </w:r>
            <w:r w:rsidRPr="00AB1BC0">
              <w:rPr>
                <w:rStyle w:val="Hyperlink"/>
                <w:rFonts w:ascii="David" w:hAnsi="David"/>
                <w:noProof/>
                <w:rtl/>
              </w:rPr>
              <w:t xml:space="preserve"> </w:t>
            </w:r>
            <w:r w:rsidRPr="00AB1BC0">
              <w:rPr>
                <w:rStyle w:val="Hyperlink"/>
                <w:rFonts w:ascii="David" w:hAnsi="David" w:hint="eastAsia"/>
                <w:noProof/>
                <w:rtl/>
              </w:rPr>
              <w:t>חיפוש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Toc168314921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14:paraId="3BAE2A53" w14:textId="17A7537C" w:rsidR="0073260A" w:rsidRDefault="0073260A">
          <w:pPr>
            <w:pStyle w:val="TOC2"/>
            <w:tabs>
              <w:tab w:val="right" w:leader="dot" w:pos="8302"/>
            </w:tabs>
            <w:rPr>
              <w:rFonts w:asciiTheme="minorHAnsi" w:eastAsiaTheme="minorEastAsia" w:hAnsiTheme="minorHAnsi" w:cstheme="minorBidi"/>
              <w:noProof/>
              <w:kern w:val="2"/>
              <w:rtl/>
              <w:lang w:val="en-IL" w:eastAsia="en-IL"/>
              <w14:ligatures w14:val="standardContextual"/>
            </w:rPr>
          </w:pPr>
          <w:hyperlink w:anchor="_Toc168314922" w:history="1">
            <w:r w:rsidRPr="00AB1BC0">
              <w:rPr>
                <w:rStyle w:val="Hyperlink"/>
                <w:rFonts w:ascii="David" w:hAnsi="David" w:hint="eastAsia"/>
                <w:noProof/>
                <w:rtl/>
              </w:rPr>
              <w:t>סוכן</w:t>
            </w:r>
            <w:r w:rsidRPr="00AB1BC0">
              <w:rPr>
                <w:rStyle w:val="Hyperlink"/>
                <w:rFonts w:ascii="David" w:hAnsi="David"/>
                <w:noProof/>
                <w:rtl/>
              </w:rPr>
              <w:t xml:space="preserve"> </w:t>
            </w:r>
            <w:r w:rsidRPr="00AB1BC0">
              <w:rPr>
                <w:rStyle w:val="Hyperlink"/>
                <w:rFonts w:ascii="David" w:hAnsi="David"/>
                <w:noProof/>
              </w:rPr>
              <w:t>minMax</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Toc168314922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14:paraId="239A8639" w14:textId="2B0FDDA5" w:rsidR="0073260A" w:rsidRDefault="0073260A">
          <w:pPr>
            <w:pStyle w:val="TOC3"/>
            <w:tabs>
              <w:tab w:val="right" w:leader="dot" w:pos="8302"/>
            </w:tabs>
            <w:rPr>
              <w:rFonts w:asciiTheme="minorHAnsi" w:eastAsiaTheme="minorEastAsia" w:hAnsiTheme="minorHAnsi" w:cstheme="minorBidi"/>
              <w:noProof/>
              <w:kern w:val="2"/>
              <w:rtl/>
              <w:lang w:val="en-IL" w:eastAsia="en-IL"/>
              <w14:ligatures w14:val="standardContextual"/>
            </w:rPr>
          </w:pPr>
          <w:hyperlink w:anchor="_Toc168314923" w:history="1">
            <w:r w:rsidRPr="00AB1BC0">
              <w:rPr>
                <w:rStyle w:val="Hyperlink"/>
                <w:rFonts w:ascii="David" w:hAnsi="David" w:hint="eastAsia"/>
                <w:noProof/>
                <w:rtl/>
              </w:rPr>
              <w:t>האלגוריתם</w:t>
            </w:r>
            <w:r w:rsidRPr="00AB1BC0">
              <w:rPr>
                <w:rStyle w:val="Hyperlink"/>
                <w:rFonts w:ascii="David" w:hAnsi="David"/>
                <w:noProof/>
                <w:rtl/>
              </w:rPr>
              <w:t xml:space="preserve"> </w:t>
            </w:r>
            <w:r w:rsidRPr="00AB1BC0">
              <w:rPr>
                <w:rStyle w:val="Hyperlink"/>
                <w:rFonts w:ascii="David" w:hAnsi="David"/>
                <w:noProof/>
              </w:rPr>
              <w:t>minMax</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Toc168314923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14:paraId="7A1C0AE6" w14:textId="21B33594" w:rsidR="0073260A" w:rsidRDefault="0073260A">
          <w:pPr>
            <w:pStyle w:val="TOC3"/>
            <w:tabs>
              <w:tab w:val="right" w:leader="dot" w:pos="8302"/>
            </w:tabs>
            <w:rPr>
              <w:rFonts w:asciiTheme="minorHAnsi" w:eastAsiaTheme="minorEastAsia" w:hAnsiTheme="minorHAnsi" w:cstheme="minorBidi"/>
              <w:noProof/>
              <w:kern w:val="2"/>
              <w:rtl/>
              <w:lang w:val="en-IL" w:eastAsia="en-IL"/>
              <w14:ligatures w14:val="standardContextual"/>
            </w:rPr>
          </w:pPr>
          <w:hyperlink w:anchor="_Toc168314924" w:history="1">
            <w:r w:rsidRPr="00AB1BC0">
              <w:rPr>
                <w:rStyle w:val="Hyperlink"/>
                <w:rFonts w:ascii="David" w:hAnsi="David" w:hint="eastAsia"/>
                <w:noProof/>
                <w:rtl/>
              </w:rPr>
              <w:t>מימוש</w:t>
            </w:r>
            <w:r w:rsidRPr="00AB1BC0">
              <w:rPr>
                <w:rStyle w:val="Hyperlink"/>
                <w:rFonts w:ascii="David" w:hAnsi="David"/>
                <w:noProof/>
                <w:rtl/>
              </w:rPr>
              <w:t xml:space="preserve"> </w:t>
            </w:r>
            <w:r w:rsidRPr="00AB1BC0">
              <w:rPr>
                <w:rStyle w:val="Hyperlink"/>
                <w:rFonts w:ascii="David" w:hAnsi="David" w:hint="eastAsia"/>
                <w:noProof/>
                <w:rtl/>
              </w:rPr>
              <w:t>האלגוריתם</w:t>
            </w:r>
            <w:r w:rsidRPr="00AB1BC0">
              <w:rPr>
                <w:rStyle w:val="Hyperlink"/>
                <w:rFonts w:ascii="David" w:hAnsi="David"/>
                <w:noProof/>
                <w:rtl/>
              </w:rPr>
              <w:t xml:space="preserve"> </w:t>
            </w:r>
            <w:r w:rsidRPr="00AB1BC0">
              <w:rPr>
                <w:rStyle w:val="Hyperlink"/>
                <w:rFonts w:ascii="David" w:hAnsi="David" w:hint="eastAsia"/>
                <w:noProof/>
                <w:rtl/>
              </w:rPr>
              <w:t>בפרויקט</w:t>
            </w:r>
            <w:r w:rsidRPr="00AB1BC0">
              <w:rPr>
                <w:rStyle w:val="Hyperlink"/>
                <w:rFonts w:ascii="David" w:hAnsi="David"/>
                <w:noProof/>
                <w:rtl/>
              </w:rPr>
              <w:t xml:space="preserve"> – </w:t>
            </w:r>
            <w:r w:rsidRPr="00AB1BC0">
              <w:rPr>
                <w:rStyle w:val="Hyperlink"/>
                <w:rFonts w:ascii="David" w:hAnsi="David" w:hint="eastAsia"/>
                <w:noProof/>
                <w:rtl/>
              </w:rPr>
              <w:t>מחלקת</w:t>
            </w:r>
            <w:r w:rsidRPr="00AB1BC0">
              <w:rPr>
                <w:rStyle w:val="Hyperlink"/>
                <w:rFonts w:ascii="David" w:hAnsi="David"/>
                <w:noProof/>
                <w:rtl/>
              </w:rPr>
              <w:t xml:space="preserve"> </w:t>
            </w:r>
            <w:r w:rsidRPr="00AB1BC0">
              <w:rPr>
                <w:rStyle w:val="Hyperlink"/>
                <w:rFonts w:ascii="David" w:hAnsi="David"/>
                <w:noProof/>
              </w:rPr>
              <w:t>minMax_Agent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Toc168314924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14:paraId="20DB23BA" w14:textId="5AD5B0D8" w:rsidR="0073260A" w:rsidRDefault="0073260A">
          <w:pPr>
            <w:pStyle w:val="TOC3"/>
            <w:tabs>
              <w:tab w:val="right" w:leader="dot" w:pos="8302"/>
            </w:tabs>
            <w:rPr>
              <w:rFonts w:asciiTheme="minorHAnsi" w:eastAsiaTheme="minorEastAsia" w:hAnsiTheme="minorHAnsi" w:cstheme="minorBidi"/>
              <w:noProof/>
              <w:kern w:val="2"/>
              <w:rtl/>
              <w:lang w:val="en-IL" w:eastAsia="en-IL"/>
              <w14:ligatures w14:val="standardContextual"/>
            </w:rPr>
          </w:pPr>
          <w:hyperlink w:anchor="_Toc168314925" w:history="1">
            <w:r w:rsidRPr="00AB1BC0">
              <w:rPr>
                <w:rStyle w:val="Hyperlink"/>
                <w:rFonts w:ascii="David" w:hAnsi="David" w:hint="eastAsia"/>
                <w:noProof/>
                <w:rtl/>
              </w:rPr>
              <w:t>מסקנות</w:t>
            </w:r>
            <w:r w:rsidRPr="00AB1BC0">
              <w:rPr>
                <w:rStyle w:val="Hyperlink"/>
                <w:rFonts w:ascii="David" w:hAnsi="David"/>
                <w:noProof/>
                <w:rtl/>
              </w:rPr>
              <w:t xml:space="preserve"> </w:t>
            </w:r>
            <w:r w:rsidRPr="00AB1BC0">
              <w:rPr>
                <w:rStyle w:val="Hyperlink"/>
                <w:rFonts w:ascii="David" w:hAnsi="David" w:hint="eastAsia"/>
                <w:noProof/>
                <w:rtl/>
              </w:rPr>
              <w:t>למימוש</w:t>
            </w:r>
            <w:r w:rsidRPr="00AB1BC0">
              <w:rPr>
                <w:rStyle w:val="Hyperlink"/>
                <w:rFonts w:ascii="David" w:hAnsi="David"/>
                <w:noProof/>
                <w:rtl/>
              </w:rPr>
              <w:t xml:space="preserve"> </w:t>
            </w:r>
            <w:r w:rsidRPr="00AB1BC0">
              <w:rPr>
                <w:rStyle w:val="Hyperlink"/>
                <w:rFonts w:ascii="David" w:hAnsi="David" w:hint="eastAsia"/>
                <w:noProof/>
                <w:rtl/>
              </w:rPr>
              <w:t>האלגוריתם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Toc168314925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14:paraId="11F647F4" w14:textId="3751AB26" w:rsidR="0073260A" w:rsidRDefault="0073260A">
          <w:pPr>
            <w:pStyle w:val="TOC2"/>
            <w:tabs>
              <w:tab w:val="right" w:leader="dot" w:pos="8302"/>
            </w:tabs>
            <w:rPr>
              <w:rFonts w:asciiTheme="minorHAnsi" w:eastAsiaTheme="minorEastAsia" w:hAnsiTheme="minorHAnsi" w:cstheme="minorBidi"/>
              <w:noProof/>
              <w:kern w:val="2"/>
              <w:rtl/>
              <w:lang w:val="en-IL" w:eastAsia="en-IL"/>
              <w14:ligatures w14:val="standardContextual"/>
            </w:rPr>
          </w:pPr>
          <w:hyperlink w:anchor="_Toc168314926" w:history="1">
            <w:r w:rsidRPr="00AB1BC0">
              <w:rPr>
                <w:rStyle w:val="Hyperlink"/>
                <w:rFonts w:ascii="David" w:hAnsi="David" w:hint="eastAsia"/>
                <w:noProof/>
                <w:rtl/>
              </w:rPr>
              <w:t>סוכן</w:t>
            </w:r>
            <w:r w:rsidRPr="00AB1BC0">
              <w:rPr>
                <w:rStyle w:val="Hyperlink"/>
                <w:rFonts w:ascii="David" w:hAnsi="David"/>
                <w:noProof/>
                <w:rtl/>
              </w:rPr>
              <w:t xml:space="preserve"> </w:t>
            </w:r>
            <w:r w:rsidRPr="00AB1BC0">
              <w:rPr>
                <w:rStyle w:val="Hyperlink"/>
                <w:rFonts w:ascii="David" w:hAnsi="David"/>
                <w:noProof/>
              </w:rPr>
              <w:t>alpha-beta</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Toc168314926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14:paraId="303303A7" w14:textId="6AF6BEA1" w:rsidR="0073260A" w:rsidRDefault="0073260A">
          <w:pPr>
            <w:pStyle w:val="TOC3"/>
            <w:tabs>
              <w:tab w:val="right" w:leader="dot" w:pos="8302"/>
            </w:tabs>
            <w:rPr>
              <w:rFonts w:asciiTheme="minorHAnsi" w:eastAsiaTheme="minorEastAsia" w:hAnsiTheme="minorHAnsi" w:cstheme="minorBidi"/>
              <w:noProof/>
              <w:kern w:val="2"/>
              <w:rtl/>
              <w:lang w:val="en-IL" w:eastAsia="en-IL"/>
              <w14:ligatures w14:val="standardContextual"/>
            </w:rPr>
          </w:pPr>
          <w:hyperlink w:anchor="_Toc168314927" w:history="1">
            <w:r w:rsidRPr="00AB1BC0">
              <w:rPr>
                <w:rStyle w:val="Hyperlink"/>
                <w:rFonts w:ascii="David" w:hAnsi="David" w:hint="eastAsia"/>
                <w:noProof/>
                <w:rtl/>
              </w:rPr>
              <w:t>האלגוריתם</w:t>
            </w:r>
            <w:r w:rsidRPr="00AB1BC0">
              <w:rPr>
                <w:rStyle w:val="Hyperlink"/>
                <w:rFonts w:ascii="David" w:hAnsi="David"/>
                <w:noProof/>
                <w:rtl/>
              </w:rPr>
              <w:t xml:space="preserve"> </w:t>
            </w:r>
            <w:r w:rsidRPr="00AB1BC0">
              <w:rPr>
                <w:rStyle w:val="Hyperlink"/>
                <w:rFonts w:ascii="David" w:hAnsi="David"/>
                <w:noProof/>
              </w:rPr>
              <w:t>alpha_beta</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Toc168314927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14:paraId="301FF75C" w14:textId="0E53281D" w:rsidR="0073260A" w:rsidRDefault="0073260A">
          <w:pPr>
            <w:pStyle w:val="TOC3"/>
            <w:tabs>
              <w:tab w:val="right" w:leader="dot" w:pos="8302"/>
            </w:tabs>
            <w:rPr>
              <w:rFonts w:asciiTheme="minorHAnsi" w:eastAsiaTheme="minorEastAsia" w:hAnsiTheme="minorHAnsi" w:cstheme="minorBidi"/>
              <w:noProof/>
              <w:kern w:val="2"/>
              <w:rtl/>
              <w:lang w:val="en-IL" w:eastAsia="en-IL"/>
              <w14:ligatures w14:val="standardContextual"/>
            </w:rPr>
          </w:pPr>
          <w:hyperlink w:anchor="_Toc168314928" w:history="1">
            <w:r w:rsidRPr="00AB1BC0">
              <w:rPr>
                <w:rStyle w:val="Hyperlink"/>
                <w:rFonts w:ascii="David" w:hAnsi="David" w:hint="eastAsia"/>
                <w:noProof/>
                <w:rtl/>
              </w:rPr>
              <w:t>מימוש</w:t>
            </w:r>
            <w:r w:rsidRPr="00AB1BC0">
              <w:rPr>
                <w:rStyle w:val="Hyperlink"/>
                <w:rFonts w:ascii="David" w:hAnsi="David"/>
                <w:noProof/>
                <w:rtl/>
              </w:rPr>
              <w:t xml:space="preserve"> </w:t>
            </w:r>
            <w:r w:rsidRPr="00AB1BC0">
              <w:rPr>
                <w:rStyle w:val="Hyperlink"/>
                <w:rFonts w:ascii="David" w:hAnsi="David" w:hint="eastAsia"/>
                <w:noProof/>
                <w:rtl/>
              </w:rPr>
              <w:t>האלגוריתם</w:t>
            </w:r>
            <w:r w:rsidRPr="00AB1BC0">
              <w:rPr>
                <w:rStyle w:val="Hyperlink"/>
                <w:rFonts w:ascii="David" w:hAnsi="David"/>
                <w:noProof/>
                <w:rtl/>
              </w:rPr>
              <w:t xml:space="preserve"> </w:t>
            </w:r>
            <w:r w:rsidRPr="00AB1BC0">
              <w:rPr>
                <w:rStyle w:val="Hyperlink"/>
                <w:rFonts w:ascii="David" w:hAnsi="David" w:hint="eastAsia"/>
                <w:noProof/>
                <w:rtl/>
              </w:rPr>
              <w:t>בפרויקט</w:t>
            </w:r>
            <w:r w:rsidRPr="00AB1BC0">
              <w:rPr>
                <w:rStyle w:val="Hyperlink"/>
                <w:rFonts w:ascii="David" w:hAnsi="David"/>
                <w:noProof/>
                <w:rtl/>
              </w:rPr>
              <w:t xml:space="preserve"> – </w:t>
            </w:r>
            <w:r w:rsidRPr="00AB1BC0">
              <w:rPr>
                <w:rStyle w:val="Hyperlink"/>
                <w:rFonts w:ascii="David" w:hAnsi="David" w:hint="eastAsia"/>
                <w:noProof/>
                <w:rtl/>
              </w:rPr>
              <w:t>מחלקת</w:t>
            </w:r>
            <w:r w:rsidRPr="00AB1BC0">
              <w:rPr>
                <w:rStyle w:val="Hyperlink"/>
                <w:rFonts w:ascii="David" w:hAnsi="David"/>
                <w:noProof/>
                <w:rtl/>
              </w:rPr>
              <w:t xml:space="preserve"> </w:t>
            </w:r>
            <w:r w:rsidRPr="00AB1BC0">
              <w:rPr>
                <w:rStyle w:val="Hyperlink"/>
                <w:rFonts w:ascii="David" w:hAnsi="David"/>
                <w:noProof/>
              </w:rPr>
              <w:t>AlphaBeta_Agent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Toc168314928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14:paraId="55614828" w14:textId="50A49AD2" w:rsidR="0073260A" w:rsidRDefault="0073260A">
          <w:pPr>
            <w:pStyle w:val="TOC3"/>
            <w:tabs>
              <w:tab w:val="right" w:leader="dot" w:pos="8302"/>
            </w:tabs>
            <w:rPr>
              <w:rFonts w:asciiTheme="minorHAnsi" w:eastAsiaTheme="minorEastAsia" w:hAnsiTheme="minorHAnsi" w:cstheme="minorBidi"/>
              <w:noProof/>
              <w:kern w:val="2"/>
              <w:rtl/>
              <w:lang w:val="en-IL" w:eastAsia="en-IL"/>
              <w14:ligatures w14:val="standardContextual"/>
            </w:rPr>
          </w:pPr>
          <w:hyperlink w:anchor="_Toc168314929" w:history="1">
            <w:r w:rsidRPr="00AB1BC0">
              <w:rPr>
                <w:rStyle w:val="Hyperlink"/>
                <w:rFonts w:ascii="David" w:hAnsi="David" w:hint="eastAsia"/>
                <w:noProof/>
                <w:rtl/>
              </w:rPr>
              <w:t>מסקנות</w:t>
            </w:r>
            <w:r w:rsidRPr="00AB1BC0">
              <w:rPr>
                <w:rStyle w:val="Hyperlink"/>
                <w:rFonts w:ascii="David" w:hAnsi="David"/>
                <w:noProof/>
                <w:rtl/>
              </w:rPr>
              <w:t xml:space="preserve"> </w:t>
            </w:r>
            <w:r w:rsidRPr="00AB1BC0">
              <w:rPr>
                <w:rStyle w:val="Hyperlink"/>
                <w:rFonts w:ascii="David" w:hAnsi="David" w:hint="eastAsia"/>
                <w:noProof/>
                <w:rtl/>
              </w:rPr>
              <w:t>למימוש</w:t>
            </w:r>
            <w:r w:rsidRPr="00AB1BC0">
              <w:rPr>
                <w:rStyle w:val="Hyperlink"/>
                <w:rFonts w:ascii="David" w:hAnsi="David"/>
                <w:noProof/>
                <w:rtl/>
              </w:rPr>
              <w:t xml:space="preserve"> </w:t>
            </w:r>
            <w:r w:rsidRPr="00AB1BC0">
              <w:rPr>
                <w:rStyle w:val="Hyperlink"/>
                <w:rFonts w:ascii="David" w:hAnsi="David" w:hint="eastAsia"/>
                <w:noProof/>
                <w:rtl/>
              </w:rPr>
              <w:t>האלגוריתם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Toc168314929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14:paraId="101A082B" w14:textId="2A1E9F9B" w:rsidR="0073260A" w:rsidRDefault="0073260A">
          <w:pPr>
            <w:pStyle w:val="TOC1"/>
            <w:tabs>
              <w:tab w:val="right" w:leader="dot" w:pos="8302"/>
            </w:tabs>
            <w:rPr>
              <w:rFonts w:asciiTheme="minorHAnsi" w:eastAsiaTheme="minorEastAsia" w:hAnsiTheme="minorHAnsi" w:cstheme="minorBidi"/>
              <w:noProof/>
              <w:kern w:val="2"/>
              <w:rtl/>
              <w:lang w:val="en-IL" w:eastAsia="en-IL"/>
              <w14:ligatures w14:val="standardContextual"/>
            </w:rPr>
          </w:pPr>
          <w:hyperlink w:anchor="_Toc168314930" w:history="1">
            <w:r w:rsidRPr="00AB1BC0">
              <w:rPr>
                <w:rStyle w:val="Hyperlink"/>
                <w:rFonts w:ascii="David" w:hAnsi="David" w:hint="eastAsia"/>
                <w:noProof/>
                <w:rtl/>
              </w:rPr>
              <w:t>סוכן</w:t>
            </w:r>
            <w:r w:rsidRPr="00AB1BC0">
              <w:rPr>
                <w:rStyle w:val="Hyperlink"/>
                <w:rFonts w:ascii="David" w:hAnsi="David"/>
                <w:noProof/>
                <w:rtl/>
              </w:rPr>
              <w:t xml:space="preserve"> </w:t>
            </w:r>
            <w:r w:rsidRPr="00AB1BC0">
              <w:rPr>
                <w:rStyle w:val="Hyperlink"/>
                <w:rFonts w:ascii="David" w:hAnsi="David"/>
                <w:noProof/>
              </w:rPr>
              <w:t>Reinforcement - DQN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Toc168314930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14:paraId="51B800BC" w14:textId="3F73F1C9" w:rsidR="0073260A" w:rsidRDefault="0073260A">
          <w:pPr>
            <w:pStyle w:val="TOC2"/>
            <w:tabs>
              <w:tab w:val="right" w:leader="dot" w:pos="8302"/>
            </w:tabs>
            <w:rPr>
              <w:rFonts w:asciiTheme="minorHAnsi" w:eastAsiaTheme="minorEastAsia" w:hAnsiTheme="minorHAnsi" w:cstheme="minorBidi"/>
              <w:noProof/>
              <w:kern w:val="2"/>
              <w:rtl/>
              <w:lang w:val="en-IL" w:eastAsia="en-IL"/>
              <w14:ligatures w14:val="standardContextual"/>
            </w:rPr>
          </w:pPr>
          <w:hyperlink w:anchor="_Toc168314931" w:history="1">
            <w:r w:rsidRPr="00AB1BC0">
              <w:rPr>
                <w:rStyle w:val="Hyperlink"/>
                <w:rFonts w:ascii="David" w:hAnsi="David" w:hint="eastAsia"/>
                <w:noProof/>
                <w:rtl/>
              </w:rPr>
              <w:t>למידת</w:t>
            </w:r>
            <w:r w:rsidRPr="00AB1BC0">
              <w:rPr>
                <w:rStyle w:val="Hyperlink"/>
                <w:rFonts w:ascii="David" w:hAnsi="David"/>
                <w:noProof/>
                <w:rtl/>
              </w:rPr>
              <w:t xml:space="preserve"> </w:t>
            </w:r>
            <w:r w:rsidRPr="00AB1BC0">
              <w:rPr>
                <w:rStyle w:val="Hyperlink"/>
                <w:rFonts w:ascii="David" w:hAnsi="David" w:hint="eastAsia"/>
                <w:noProof/>
                <w:rtl/>
              </w:rPr>
              <w:t>חיזוק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Toc168314931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14:paraId="1B00FF18" w14:textId="497F9F76" w:rsidR="0073260A" w:rsidRDefault="0073260A">
          <w:pPr>
            <w:pStyle w:val="TOC3"/>
            <w:tabs>
              <w:tab w:val="right" w:leader="dot" w:pos="8302"/>
            </w:tabs>
            <w:rPr>
              <w:rFonts w:asciiTheme="minorHAnsi" w:eastAsiaTheme="minorEastAsia" w:hAnsiTheme="minorHAnsi" w:cstheme="minorBidi"/>
              <w:noProof/>
              <w:kern w:val="2"/>
              <w:rtl/>
              <w:lang w:val="en-IL" w:eastAsia="en-IL"/>
              <w14:ligatures w14:val="standardContextual"/>
            </w:rPr>
          </w:pPr>
          <w:hyperlink w:anchor="_Toc168314932" w:history="1">
            <w:r w:rsidRPr="00AB1BC0">
              <w:rPr>
                <w:rStyle w:val="Hyperlink"/>
                <w:rFonts w:ascii="David" w:hAnsi="David" w:hint="eastAsia"/>
                <w:noProof/>
                <w:rtl/>
              </w:rPr>
              <w:t>מודל</w:t>
            </w:r>
            <w:r w:rsidRPr="00AB1BC0">
              <w:rPr>
                <w:rStyle w:val="Hyperlink"/>
                <w:rFonts w:ascii="David" w:hAnsi="David"/>
                <w:noProof/>
                <w:rtl/>
              </w:rPr>
              <w:t xml:space="preserve"> </w:t>
            </w:r>
            <w:r w:rsidRPr="00AB1BC0">
              <w:rPr>
                <w:rStyle w:val="Hyperlink"/>
                <w:rFonts w:ascii="David" w:hAnsi="David"/>
                <w:noProof/>
              </w:rPr>
              <w:t>MDP</w:t>
            </w:r>
            <w:r w:rsidRPr="00AB1BC0">
              <w:rPr>
                <w:rStyle w:val="Hyperlink"/>
                <w:rFonts w:ascii="David" w:hAnsi="David"/>
                <w:noProof/>
                <w:rtl/>
              </w:rPr>
              <w:t xml:space="preserve"> – </w:t>
            </w:r>
            <w:r w:rsidRPr="00AB1BC0">
              <w:rPr>
                <w:rStyle w:val="Hyperlink"/>
                <w:rFonts w:ascii="David" w:hAnsi="David" w:hint="eastAsia"/>
                <w:noProof/>
                <w:rtl/>
              </w:rPr>
              <w:t>כללי</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Toc168314932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14:paraId="10470A8C" w14:textId="1413D23C" w:rsidR="0073260A" w:rsidRDefault="0073260A">
          <w:pPr>
            <w:pStyle w:val="TOC3"/>
            <w:tabs>
              <w:tab w:val="right" w:leader="dot" w:pos="8302"/>
            </w:tabs>
            <w:rPr>
              <w:rFonts w:asciiTheme="minorHAnsi" w:eastAsiaTheme="minorEastAsia" w:hAnsiTheme="minorHAnsi" w:cstheme="minorBidi"/>
              <w:noProof/>
              <w:kern w:val="2"/>
              <w:rtl/>
              <w:lang w:val="en-IL" w:eastAsia="en-IL"/>
              <w14:ligatures w14:val="standardContextual"/>
            </w:rPr>
          </w:pPr>
          <w:hyperlink w:anchor="_Toc168314933" w:history="1">
            <w:r w:rsidRPr="00AB1BC0">
              <w:rPr>
                <w:rStyle w:val="Hyperlink"/>
                <w:rFonts w:ascii="David" w:hAnsi="David" w:hint="eastAsia"/>
                <w:noProof/>
                <w:rtl/>
              </w:rPr>
              <w:t>מהי</w:t>
            </w:r>
            <w:r w:rsidRPr="00AB1BC0">
              <w:rPr>
                <w:rStyle w:val="Hyperlink"/>
                <w:rFonts w:ascii="David" w:hAnsi="David"/>
                <w:noProof/>
                <w:rtl/>
              </w:rPr>
              <w:t xml:space="preserve"> </w:t>
            </w:r>
            <w:r w:rsidRPr="00AB1BC0">
              <w:rPr>
                <w:rStyle w:val="Hyperlink"/>
                <w:rFonts w:ascii="David" w:hAnsi="David" w:hint="eastAsia"/>
                <w:noProof/>
                <w:rtl/>
              </w:rPr>
              <w:t>למידת</w:t>
            </w:r>
            <w:r w:rsidRPr="00AB1BC0">
              <w:rPr>
                <w:rStyle w:val="Hyperlink"/>
                <w:rFonts w:ascii="David" w:hAnsi="David"/>
                <w:noProof/>
                <w:rtl/>
              </w:rPr>
              <w:t xml:space="preserve"> </w:t>
            </w:r>
            <w:r w:rsidRPr="00AB1BC0">
              <w:rPr>
                <w:rStyle w:val="Hyperlink"/>
                <w:rFonts w:ascii="David" w:hAnsi="David" w:hint="eastAsia"/>
                <w:noProof/>
                <w:rtl/>
              </w:rPr>
              <w:t>חיזוק</w:t>
            </w:r>
            <w:r w:rsidRPr="00AB1BC0">
              <w:rPr>
                <w:rStyle w:val="Hyperlink"/>
                <w:rFonts w:ascii="David" w:hAnsi="David"/>
                <w:noProof/>
                <w:rtl/>
              </w:rPr>
              <w:t xml:space="preserve"> </w:t>
            </w:r>
            <w:r w:rsidRPr="00AB1BC0">
              <w:rPr>
                <w:rStyle w:val="Hyperlink"/>
                <w:rFonts w:ascii="David" w:hAnsi="David" w:hint="eastAsia"/>
                <w:noProof/>
                <w:rtl/>
              </w:rPr>
              <w:t>ומשוואות</w:t>
            </w:r>
            <w:r w:rsidRPr="00AB1BC0">
              <w:rPr>
                <w:rStyle w:val="Hyperlink"/>
                <w:rFonts w:ascii="David" w:hAnsi="David"/>
                <w:noProof/>
                <w:rtl/>
              </w:rPr>
              <w:t xml:space="preserve"> </w:t>
            </w:r>
            <w:r w:rsidRPr="00AB1BC0">
              <w:rPr>
                <w:rStyle w:val="Hyperlink"/>
                <w:rFonts w:ascii="David" w:hAnsi="David" w:hint="eastAsia"/>
                <w:noProof/>
                <w:rtl/>
              </w:rPr>
              <w:t>בלמן</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Toc168314933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14:paraId="106C53A3" w14:textId="7863F809" w:rsidR="0073260A" w:rsidRDefault="0073260A">
          <w:pPr>
            <w:pStyle w:val="TOC3"/>
            <w:tabs>
              <w:tab w:val="right" w:leader="dot" w:pos="8302"/>
            </w:tabs>
            <w:rPr>
              <w:rFonts w:asciiTheme="minorHAnsi" w:eastAsiaTheme="minorEastAsia" w:hAnsiTheme="minorHAnsi" w:cstheme="minorBidi"/>
              <w:noProof/>
              <w:kern w:val="2"/>
              <w:rtl/>
              <w:lang w:val="en-IL" w:eastAsia="en-IL"/>
              <w14:ligatures w14:val="standardContextual"/>
            </w:rPr>
          </w:pPr>
          <w:hyperlink w:anchor="_Toc168314934" w:history="1">
            <w:r w:rsidRPr="00AB1BC0">
              <w:rPr>
                <w:rStyle w:val="Hyperlink"/>
                <w:rFonts w:ascii="David" w:hAnsi="David" w:hint="eastAsia"/>
                <w:noProof/>
                <w:rtl/>
              </w:rPr>
              <w:t>האלגוריתם</w:t>
            </w:r>
            <w:r w:rsidRPr="00AB1BC0">
              <w:rPr>
                <w:rStyle w:val="Hyperlink"/>
                <w:rFonts w:ascii="David" w:hAnsi="David"/>
                <w:noProof/>
                <w:rtl/>
              </w:rPr>
              <w:t xml:space="preserve"> </w:t>
            </w:r>
            <w:r w:rsidRPr="00AB1BC0">
              <w:rPr>
                <w:rStyle w:val="Hyperlink"/>
                <w:rFonts w:ascii="David" w:hAnsi="David"/>
                <w:noProof/>
              </w:rPr>
              <w:t>Q-Learning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Toc168314934 \h</w:instrText>
            </w:r>
            <w:r>
              <w:rPr>
                <w:noProof/>
                <w:webHidden/>
                <w:rtl/>
              </w:rPr>
              <w:instrText xml:space="preserve"> </w:instrText>
            </w:r>
            <w:r>
              <w:rPr>
                <w:noProof/>
                <w:webHidden/>
                <w:rtl/>
              </w:rPr>
            </w:r>
            <w:r>
              <w:rPr>
                <w:noProof/>
                <w:webHidden/>
                <w:rtl/>
              </w:rPr>
              <w:fldChar w:fldCharType="separate"/>
            </w:r>
            <w:r>
              <w:rPr>
                <w:noProof/>
                <w:webHidden/>
                <w:rtl/>
              </w:rPr>
              <w:t>24</w:t>
            </w:r>
            <w:r>
              <w:rPr>
                <w:noProof/>
                <w:webHidden/>
                <w:rtl/>
              </w:rPr>
              <w:fldChar w:fldCharType="end"/>
            </w:r>
          </w:hyperlink>
        </w:p>
        <w:p w14:paraId="26D13F3A" w14:textId="3061FCB6" w:rsidR="0073260A" w:rsidRDefault="0073260A">
          <w:pPr>
            <w:pStyle w:val="TOC2"/>
            <w:tabs>
              <w:tab w:val="right" w:leader="dot" w:pos="8302"/>
            </w:tabs>
            <w:rPr>
              <w:rFonts w:asciiTheme="minorHAnsi" w:eastAsiaTheme="minorEastAsia" w:hAnsiTheme="minorHAnsi" w:cstheme="minorBidi"/>
              <w:noProof/>
              <w:kern w:val="2"/>
              <w:rtl/>
              <w:lang w:val="en-IL" w:eastAsia="en-IL"/>
              <w14:ligatures w14:val="standardContextual"/>
            </w:rPr>
          </w:pPr>
          <w:hyperlink w:anchor="_Toc168314935" w:history="1">
            <w:r w:rsidRPr="00AB1BC0">
              <w:rPr>
                <w:rStyle w:val="Hyperlink"/>
                <w:rFonts w:ascii="David" w:hAnsi="David" w:hint="eastAsia"/>
                <w:noProof/>
                <w:rtl/>
              </w:rPr>
              <w:t>למידת</w:t>
            </w:r>
            <w:r w:rsidRPr="00AB1BC0">
              <w:rPr>
                <w:rStyle w:val="Hyperlink"/>
                <w:rFonts w:ascii="David" w:hAnsi="David"/>
                <w:noProof/>
                <w:rtl/>
              </w:rPr>
              <w:t xml:space="preserve"> </w:t>
            </w:r>
            <w:r w:rsidRPr="00AB1BC0">
              <w:rPr>
                <w:rStyle w:val="Hyperlink"/>
                <w:rFonts w:ascii="David" w:hAnsi="David" w:hint="eastAsia"/>
                <w:noProof/>
                <w:rtl/>
              </w:rPr>
              <w:t>חיזוק</w:t>
            </w:r>
            <w:r w:rsidRPr="00AB1BC0">
              <w:rPr>
                <w:rStyle w:val="Hyperlink"/>
                <w:rFonts w:ascii="David" w:hAnsi="David"/>
                <w:noProof/>
                <w:rtl/>
              </w:rPr>
              <w:t xml:space="preserve"> </w:t>
            </w:r>
            <w:r w:rsidRPr="00AB1BC0">
              <w:rPr>
                <w:rStyle w:val="Hyperlink"/>
                <w:rFonts w:ascii="David" w:hAnsi="David" w:hint="eastAsia"/>
                <w:noProof/>
                <w:rtl/>
              </w:rPr>
              <w:t>עמוקה</w:t>
            </w:r>
            <w:r w:rsidRPr="00AB1BC0">
              <w:rPr>
                <w:rStyle w:val="Hyperlink"/>
                <w:rFonts w:ascii="David" w:hAnsi="David"/>
                <w:noProof/>
                <w:rtl/>
              </w:rPr>
              <w:t xml:space="preserve"> </w:t>
            </w:r>
            <w:r w:rsidRPr="00AB1BC0">
              <w:rPr>
                <w:rStyle w:val="Hyperlink"/>
                <w:rFonts w:ascii="David" w:hAnsi="David"/>
                <w:noProof/>
              </w:rPr>
              <w:t>DQN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Toc168314935 \h</w:instrText>
            </w:r>
            <w:r>
              <w:rPr>
                <w:noProof/>
                <w:webHidden/>
                <w:rtl/>
              </w:rPr>
              <w:instrText xml:space="preserve"> </w:instrText>
            </w:r>
            <w:r>
              <w:rPr>
                <w:noProof/>
                <w:webHidden/>
                <w:rtl/>
              </w:rPr>
            </w:r>
            <w:r>
              <w:rPr>
                <w:noProof/>
                <w:webHidden/>
                <w:rtl/>
              </w:rPr>
              <w:fldChar w:fldCharType="separate"/>
            </w:r>
            <w:r>
              <w:rPr>
                <w:noProof/>
                <w:webHidden/>
                <w:rtl/>
              </w:rPr>
              <w:t>25</w:t>
            </w:r>
            <w:r>
              <w:rPr>
                <w:noProof/>
                <w:webHidden/>
                <w:rtl/>
              </w:rPr>
              <w:fldChar w:fldCharType="end"/>
            </w:r>
          </w:hyperlink>
        </w:p>
        <w:p w14:paraId="44735196" w14:textId="7298D30A" w:rsidR="0073260A" w:rsidRDefault="0073260A">
          <w:pPr>
            <w:pStyle w:val="TOC3"/>
            <w:tabs>
              <w:tab w:val="right" w:leader="dot" w:pos="8302"/>
            </w:tabs>
            <w:rPr>
              <w:rFonts w:asciiTheme="minorHAnsi" w:eastAsiaTheme="minorEastAsia" w:hAnsiTheme="minorHAnsi" w:cstheme="minorBidi"/>
              <w:noProof/>
              <w:kern w:val="2"/>
              <w:rtl/>
              <w:lang w:val="en-IL" w:eastAsia="en-IL"/>
              <w14:ligatures w14:val="standardContextual"/>
            </w:rPr>
          </w:pPr>
          <w:hyperlink w:anchor="_Toc168314936" w:history="1">
            <w:r w:rsidRPr="00AB1BC0">
              <w:rPr>
                <w:rStyle w:val="Hyperlink"/>
                <w:rFonts w:ascii="David" w:hAnsi="David" w:hint="eastAsia"/>
                <w:noProof/>
                <w:rtl/>
              </w:rPr>
              <w:t>האלגוריתם</w:t>
            </w:r>
            <w:r w:rsidRPr="00AB1BC0">
              <w:rPr>
                <w:rStyle w:val="Hyperlink"/>
                <w:rFonts w:ascii="David" w:hAnsi="David"/>
                <w:noProof/>
                <w:rtl/>
              </w:rPr>
              <w:t xml:space="preserve"> </w:t>
            </w:r>
            <w:r w:rsidRPr="00AB1BC0">
              <w:rPr>
                <w:rStyle w:val="Hyperlink"/>
                <w:rFonts w:ascii="David" w:hAnsi="David"/>
                <w:noProof/>
              </w:rPr>
              <w:t>DQN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Toc168314936 \h</w:instrText>
            </w:r>
            <w:r>
              <w:rPr>
                <w:noProof/>
                <w:webHidden/>
                <w:rtl/>
              </w:rPr>
              <w:instrText xml:space="preserve"> </w:instrText>
            </w:r>
            <w:r>
              <w:rPr>
                <w:noProof/>
                <w:webHidden/>
                <w:rtl/>
              </w:rPr>
            </w:r>
            <w:r>
              <w:rPr>
                <w:noProof/>
                <w:webHidden/>
                <w:rtl/>
              </w:rPr>
              <w:fldChar w:fldCharType="separate"/>
            </w:r>
            <w:r>
              <w:rPr>
                <w:noProof/>
                <w:webHidden/>
                <w:rtl/>
              </w:rPr>
              <w:t>25</w:t>
            </w:r>
            <w:r>
              <w:rPr>
                <w:noProof/>
                <w:webHidden/>
                <w:rtl/>
              </w:rPr>
              <w:fldChar w:fldCharType="end"/>
            </w:r>
          </w:hyperlink>
        </w:p>
        <w:p w14:paraId="170DC634" w14:textId="6A8B64F9" w:rsidR="0073260A" w:rsidRDefault="0073260A">
          <w:pPr>
            <w:pStyle w:val="TOC3"/>
            <w:tabs>
              <w:tab w:val="right" w:leader="dot" w:pos="8302"/>
            </w:tabs>
            <w:rPr>
              <w:rFonts w:asciiTheme="minorHAnsi" w:eastAsiaTheme="minorEastAsia" w:hAnsiTheme="minorHAnsi" w:cstheme="minorBidi"/>
              <w:noProof/>
              <w:kern w:val="2"/>
              <w:rtl/>
              <w:lang w:val="en-IL" w:eastAsia="en-IL"/>
              <w14:ligatures w14:val="standardContextual"/>
            </w:rPr>
          </w:pPr>
          <w:hyperlink w:anchor="_Toc168314937" w:history="1">
            <w:r w:rsidRPr="00AB1BC0">
              <w:rPr>
                <w:rStyle w:val="Hyperlink"/>
                <w:rFonts w:ascii="David" w:hAnsi="David"/>
                <w:noProof/>
              </w:rPr>
              <w:t>Replay buffer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Toc168314937 \h</w:instrText>
            </w:r>
            <w:r>
              <w:rPr>
                <w:noProof/>
                <w:webHidden/>
                <w:rtl/>
              </w:rPr>
              <w:instrText xml:space="preserve"> </w:instrText>
            </w:r>
            <w:r>
              <w:rPr>
                <w:noProof/>
                <w:webHidden/>
                <w:rtl/>
              </w:rPr>
            </w:r>
            <w:r>
              <w:rPr>
                <w:noProof/>
                <w:webHidden/>
                <w:rtl/>
              </w:rPr>
              <w:fldChar w:fldCharType="separate"/>
            </w:r>
            <w:r>
              <w:rPr>
                <w:noProof/>
                <w:webHidden/>
                <w:rtl/>
              </w:rPr>
              <w:t>26</w:t>
            </w:r>
            <w:r>
              <w:rPr>
                <w:noProof/>
                <w:webHidden/>
                <w:rtl/>
              </w:rPr>
              <w:fldChar w:fldCharType="end"/>
            </w:r>
          </w:hyperlink>
        </w:p>
        <w:p w14:paraId="06798326" w14:textId="538B196C" w:rsidR="0073260A" w:rsidRDefault="0073260A">
          <w:pPr>
            <w:pStyle w:val="TOC3"/>
            <w:tabs>
              <w:tab w:val="right" w:leader="dot" w:pos="8302"/>
            </w:tabs>
            <w:rPr>
              <w:rFonts w:asciiTheme="minorHAnsi" w:eastAsiaTheme="minorEastAsia" w:hAnsiTheme="minorHAnsi" w:cstheme="minorBidi"/>
              <w:noProof/>
              <w:kern w:val="2"/>
              <w:rtl/>
              <w:lang w:val="en-IL" w:eastAsia="en-IL"/>
              <w14:ligatures w14:val="standardContextual"/>
            </w:rPr>
          </w:pPr>
          <w:hyperlink w:anchor="_Toc168314938" w:history="1">
            <w:r w:rsidRPr="00AB1BC0">
              <w:rPr>
                <w:rStyle w:val="Hyperlink"/>
                <w:rFonts w:ascii="David" w:hAnsi="David" w:hint="eastAsia"/>
                <w:noProof/>
                <w:rtl/>
              </w:rPr>
              <w:t>נוסחת</w:t>
            </w:r>
            <w:r w:rsidRPr="00AB1BC0">
              <w:rPr>
                <w:rStyle w:val="Hyperlink"/>
                <w:rFonts w:ascii="David" w:hAnsi="David"/>
                <w:noProof/>
                <w:rtl/>
              </w:rPr>
              <w:t xml:space="preserve"> </w:t>
            </w:r>
            <w:r w:rsidRPr="00AB1BC0">
              <w:rPr>
                <w:rStyle w:val="Hyperlink"/>
                <w:rFonts w:ascii="David" w:hAnsi="David" w:hint="eastAsia"/>
                <w:noProof/>
                <w:rtl/>
              </w:rPr>
              <w:t>בלמן</w:t>
            </w:r>
            <w:r w:rsidRPr="00AB1BC0">
              <w:rPr>
                <w:rStyle w:val="Hyperlink"/>
                <w:rFonts w:ascii="David" w:hAnsi="David"/>
                <w:noProof/>
                <w:rtl/>
              </w:rPr>
              <w:t xml:space="preserve"> </w:t>
            </w:r>
            <w:r w:rsidRPr="00AB1BC0">
              <w:rPr>
                <w:rStyle w:val="Hyperlink"/>
                <w:rFonts w:ascii="David" w:hAnsi="David" w:hint="eastAsia"/>
                <w:noProof/>
                <w:rtl/>
              </w:rPr>
              <w:t>בלמידת</w:t>
            </w:r>
            <w:r w:rsidRPr="00AB1BC0">
              <w:rPr>
                <w:rStyle w:val="Hyperlink"/>
                <w:rFonts w:ascii="David" w:hAnsi="David"/>
                <w:noProof/>
                <w:rtl/>
              </w:rPr>
              <w:t xml:space="preserve"> </w:t>
            </w:r>
            <w:r w:rsidRPr="00AB1BC0">
              <w:rPr>
                <w:rStyle w:val="Hyperlink"/>
                <w:rFonts w:ascii="David" w:hAnsi="David" w:hint="eastAsia"/>
                <w:noProof/>
                <w:rtl/>
              </w:rPr>
              <w:t>חיזוק</w:t>
            </w:r>
            <w:r w:rsidRPr="00AB1BC0">
              <w:rPr>
                <w:rStyle w:val="Hyperlink"/>
                <w:rFonts w:ascii="David" w:hAnsi="David"/>
                <w:noProof/>
                <w:rtl/>
              </w:rPr>
              <w:t xml:space="preserve"> </w:t>
            </w:r>
            <w:r w:rsidRPr="00AB1BC0">
              <w:rPr>
                <w:rStyle w:val="Hyperlink"/>
                <w:rFonts w:ascii="David" w:hAnsi="David" w:hint="eastAsia"/>
                <w:noProof/>
                <w:rtl/>
              </w:rPr>
              <w:t>עמוקה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Toc168314938 \h</w:instrText>
            </w:r>
            <w:r>
              <w:rPr>
                <w:noProof/>
                <w:webHidden/>
                <w:rtl/>
              </w:rPr>
              <w:instrText xml:space="preserve"> </w:instrText>
            </w:r>
            <w:r>
              <w:rPr>
                <w:noProof/>
                <w:webHidden/>
                <w:rtl/>
              </w:rPr>
            </w:r>
            <w:r>
              <w:rPr>
                <w:noProof/>
                <w:webHidden/>
                <w:rtl/>
              </w:rPr>
              <w:fldChar w:fldCharType="separate"/>
            </w:r>
            <w:r>
              <w:rPr>
                <w:noProof/>
                <w:webHidden/>
                <w:rtl/>
              </w:rPr>
              <w:t>26</w:t>
            </w:r>
            <w:r>
              <w:rPr>
                <w:noProof/>
                <w:webHidden/>
                <w:rtl/>
              </w:rPr>
              <w:fldChar w:fldCharType="end"/>
            </w:r>
          </w:hyperlink>
        </w:p>
        <w:p w14:paraId="7EA8FC80" w14:textId="0DC64432" w:rsidR="0073260A" w:rsidRDefault="0073260A">
          <w:pPr>
            <w:pStyle w:val="TOC2"/>
            <w:tabs>
              <w:tab w:val="right" w:leader="dot" w:pos="8302"/>
            </w:tabs>
            <w:rPr>
              <w:rFonts w:asciiTheme="minorHAnsi" w:eastAsiaTheme="minorEastAsia" w:hAnsiTheme="minorHAnsi" w:cstheme="minorBidi"/>
              <w:noProof/>
              <w:kern w:val="2"/>
              <w:rtl/>
              <w:lang w:val="en-IL" w:eastAsia="en-IL"/>
              <w14:ligatures w14:val="standardContextual"/>
            </w:rPr>
          </w:pPr>
          <w:hyperlink w:anchor="_Toc168314939" w:history="1">
            <w:r w:rsidRPr="00AB1BC0">
              <w:rPr>
                <w:rStyle w:val="Hyperlink"/>
                <w:rFonts w:ascii="David" w:hAnsi="David" w:hint="eastAsia"/>
                <w:noProof/>
                <w:rtl/>
              </w:rPr>
              <w:t>מימוש</w:t>
            </w:r>
            <w:r w:rsidRPr="00AB1BC0">
              <w:rPr>
                <w:rStyle w:val="Hyperlink"/>
                <w:rFonts w:ascii="David" w:hAnsi="David"/>
                <w:noProof/>
                <w:rtl/>
              </w:rPr>
              <w:t xml:space="preserve"> </w:t>
            </w:r>
            <w:r w:rsidRPr="00AB1BC0">
              <w:rPr>
                <w:rStyle w:val="Hyperlink"/>
                <w:rFonts w:ascii="David" w:hAnsi="David"/>
                <w:noProof/>
              </w:rPr>
              <w:t>DQN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Toc168314939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14:paraId="33EBC771" w14:textId="4B2BBEE8" w:rsidR="0073260A" w:rsidRDefault="0073260A">
          <w:pPr>
            <w:pStyle w:val="TOC3"/>
            <w:tabs>
              <w:tab w:val="right" w:leader="dot" w:pos="8302"/>
            </w:tabs>
            <w:rPr>
              <w:rFonts w:asciiTheme="minorHAnsi" w:eastAsiaTheme="minorEastAsia" w:hAnsiTheme="minorHAnsi" w:cstheme="minorBidi"/>
              <w:noProof/>
              <w:kern w:val="2"/>
              <w:rtl/>
              <w:lang w:val="en-IL" w:eastAsia="en-IL"/>
              <w14:ligatures w14:val="standardContextual"/>
            </w:rPr>
          </w:pPr>
          <w:hyperlink w:anchor="_Toc168314940" w:history="1">
            <w:r w:rsidRPr="00AB1BC0">
              <w:rPr>
                <w:rStyle w:val="Hyperlink"/>
                <w:rFonts w:ascii="David" w:hAnsi="David" w:hint="eastAsia"/>
                <w:noProof/>
                <w:rtl/>
              </w:rPr>
              <w:t>כללי</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Toc168314940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14:paraId="774F0726" w14:textId="14244082" w:rsidR="0073260A" w:rsidRDefault="0073260A">
          <w:pPr>
            <w:pStyle w:val="TOC3"/>
            <w:tabs>
              <w:tab w:val="right" w:leader="dot" w:pos="8302"/>
            </w:tabs>
            <w:rPr>
              <w:rFonts w:asciiTheme="minorHAnsi" w:eastAsiaTheme="minorEastAsia" w:hAnsiTheme="minorHAnsi" w:cstheme="minorBidi"/>
              <w:noProof/>
              <w:kern w:val="2"/>
              <w:rtl/>
              <w:lang w:val="en-IL" w:eastAsia="en-IL"/>
              <w14:ligatures w14:val="standardContextual"/>
            </w:rPr>
          </w:pPr>
          <w:hyperlink w:anchor="_Toc168314941" w:history="1">
            <w:r w:rsidRPr="00AB1BC0">
              <w:rPr>
                <w:rStyle w:val="Hyperlink"/>
                <w:rFonts w:ascii="David" w:hAnsi="David" w:hint="eastAsia"/>
                <w:noProof/>
                <w:rtl/>
              </w:rPr>
              <w:t>המחלקה</w:t>
            </w:r>
            <w:r w:rsidRPr="00AB1BC0">
              <w:rPr>
                <w:rStyle w:val="Hyperlink"/>
                <w:rFonts w:ascii="David" w:hAnsi="David"/>
                <w:noProof/>
                <w:rtl/>
              </w:rPr>
              <w:t xml:space="preserve"> </w:t>
            </w:r>
            <w:r w:rsidRPr="00AB1BC0">
              <w:rPr>
                <w:rStyle w:val="Hyperlink"/>
                <w:rFonts w:ascii="David" w:hAnsi="David"/>
                <w:noProof/>
              </w:rPr>
              <w:t>DQN</w:t>
            </w:r>
            <w:r w:rsidRPr="00AB1BC0">
              <w:rPr>
                <w:rStyle w:val="Hyperlink"/>
                <w:rFonts w:ascii="David" w:hAnsi="David"/>
                <w:noProof/>
                <w:rtl/>
              </w:rPr>
              <w:t xml:space="preserve"> – </w:t>
            </w:r>
            <w:r w:rsidRPr="00AB1BC0">
              <w:rPr>
                <w:rStyle w:val="Hyperlink"/>
                <w:rFonts w:ascii="David" w:hAnsi="David" w:hint="eastAsia"/>
                <w:noProof/>
                <w:rtl/>
              </w:rPr>
              <w:t>רשת</w:t>
            </w:r>
            <w:r w:rsidRPr="00AB1BC0">
              <w:rPr>
                <w:rStyle w:val="Hyperlink"/>
                <w:rFonts w:ascii="David" w:hAnsi="David"/>
                <w:noProof/>
                <w:rtl/>
              </w:rPr>
              <w:t xml:space="preserve"> </w:t>
            </w:r>
            <w:r w:rsidRPr="00AB1BC0">
              <w:rPr>
                <w:rStyle w:val="Hyperlink"/>
                <w:rFonts w:ascii="David" w:hAnsi="David" w:hint="eastAsia"/>
                <w:noProof/>
                <w:rtl/>
              </w:rPr>
              <w:t>הנוירונים</w:t>
            </w:r>
            <w:r w:rsidRPr="00AB1BC0">
              <w:rPr>
                <w:rStyle w:val="Hyperlink"/>
                <w:rFonts w:ascii="David" w:hAnsi="David"/>
                <w:noProof/>
                <w:rtl/>
              </w:rPr>
              <w:t xml:space="preserve"> </w:t>
            </w:r>
            <w:r w:rsidRPr="00AB1BC0">
              <w:rPr>
                <w:rStyle w:val="Hyperlink"/>
                <w:rFonts w:ascii="David" w:hAnsi="David" w:hint="eastAsia"/>
                <w:noProof/>
                <w:rtl/>
              </w:rPr>
              <w:t>שנבחרה</w:t>
            </w:r>
            <w:r w:rsidRPr="00AB1BC0">
              <w:rPr>
                <w:rStyle w:val="Hyperlink"/>
                <w:rFonts w:ascii="David" w:hAnsi="David"/>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Toc168314941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14:paraId="2DD2397D" w14:textId="741F7492" w:rsidR="0073260A" w:rsidRDefault="0073260A">
          <w:pPr>
            <w:pStyle w:val="TOC3"/>
            <w:tabs>
              <w:tab w:val="right" w:leader="dot" w:pos="8302"/>
            </w:tabs>
            <w:rPr>
              <w:rFonts w:asciiTheme="minorHAnsi" w:eastAsiaTheme="minorEastAsia" w:hAnsiTheme="minorHAnsi" w:cstheme="minorBidi"/>
              <w:noProof/>
              <w:kern w:val="2"/>
              <w:rtl/>
              <w:lang w:val="en-IL" w:eastAsia="en-IL"/>
              <w14:ligatures w14:val="standardContextual"/>
            </w:rPr>
          </w:pPr>
          <w:hyperlink w:anchor="_Toc168314942" w:history="1">
            <w:r w:rsidRPr="00AB1BC0">
              <w:rPr>
                <w:rStyle w:val="Hyperlink"/>
                <w:rFonts w:ascii="David" w:hAnsi="David" w:hint="eastAsia"/>
                <w:noProof/>
                <w:rtl/>
              </w:rPr>
              <w:t>המחלקה</w:t>
            </w:r>
            <w:r w:rsidRPr="00AB1BC0">
              <w:rPr>
                <w:rStyle w:val="Hyperlink"/>
                <w:rFonts w:ascii="David" w:hAnsi="David"/>
                <w:noProof/>
                <w:rtl/>
              </w:rPr>
              <w:t xml:space="preserve"> </w:t>
            </w:r>
            <w:r w:rsidRPr="00AB1BC0">
              <w:rPr>
                <w:rStyle w:val="Hyperlink"/>
                <w:rFonts w:ascii="David" w:hAnsi="David"/>
                <w:noProof/>
              </w:rPr>
              <w:t>DQN_Agent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Toc168314942 \h</w:instrText>
            </w:r>
            <w:r>
              <w:rPr>
                <w:noProof/>
                <w:webHidden/>
                <w:rtl/>
              </w:rPr>
              <w:instrText xml:space="preserve"> </w:instrText>
            </w:r>
            <w:r>
              <w:rPr>
                <w:noProof/>
                <w:webHidden/>
                <w:rtl/>
              </w:rPr>
            </w:r>
            <w:r>
              <w:rPr>
                <w:noProof/>
                <w:webHidden/>
                <w:rtl/>
              </w:rPr>
              <w:fldChar w:fldCharType="separate"/>
            </w:r>
            <w:r>
              <w:rPr>
                <w:noProof/>
                <w:webHidden/>
                <w:rtl/>
              </w:rPr>
              <w:t>28</w:t>
            </w:r>
            <w:r>
              <w:rPr>
                <w:noProof/>
                <w:webHidden/>
                <w:rtl/>
              </w:rPr>
              <w:fldChar w:fldCharType="end"/>
            </w:r>
          </w:hyperlink>
        </w:p>
        <w:p w14:paraId="74F42D79" w14:textId="5E99553C" w:rsidR="0073260A" w:rsidRDefault="0073260A">
          <w:pPr>
            <w:pStyle w:val="TOC3"/>
            <w:tabs>
              <w:tab w:val="right" w:leader="dot" w:pos="8302"/>
            </w:tabs>
            <w:rPr>
              <w:rFonts w:asciiTheme="minorHAnsi" w:eastAsiaTheme="minorEastAsia" w:hAnsiTheme="minorHAnsi" w:cstheme="minorBidi"/>
              <w:noProof/>
              <w:kern w:val="2"/>
              <w:rtl/>
              <w:lang w:val="en-IL" w:eastAsia="en-IL"/>
              <w14:ligatures w14:val="standardContextual"/>
            </w:rPr>
          </w:pPr>
          <w:hyperlink w:anchor="_Toc168314943" w:history="1">
            <w:r w:rsidRPr="00AB1BC0">
              <w:rPr>
                <w:rStyle w:val="Hyperlink"/>
                <w:rFonts w:ascii="David" w:hAnsi="David" w:hint="eastAsia"/>
                <w:noProof/>
                <w:rtl/>
              </w:rPr>
              <w:t>המחלקה</w:t>
            </w:r>
            <w:r w:rsidRPr="00AB1BC0">
              <w:rPr>
                <w:rStyle w:val="Hyperlink"/>
                <w:rFonts w:ascii="David" w:hAnsi="David"/>
                <w:noProof/>
                <w:rtl/>
              </w:rPr>
              <w:t xml:space="preserve"> </w:t>
            </w:r>
            <w:r w:rsidRPr="00AB1BC0">
              <w:rPr>
                <w:rStyle w:val="Hyperlink"/>
                <w:rFonts w:ascii="David" w:hAnsi="David"/>
                <w:noProof/>
              </w:rPr>
              <w:t>Replay_buffer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Toc168314943 \h</w:instrText>
            </w:r>
            <w:r>
              <w:rPr>
                <w:noProof/>
                <w:webHidden/>
                <w:rtl/>
              </w:rPr>
              <w:instrText xml:space="preserve"> </w:instrText>
            </w:r>
            <w:r>
              <w:rPr>
                <w:noProof/>
                <w:webHidden/>
                <w:rtl/>
              </w:rPr>
            </w:r>
            <w:r>
              <w:rPr>
                <w:noProof/>
                <w:webHidden/>
                <w:rtl/>
              </w:rPr>
              <w:fldChar w:fldCharType="separate"/>
            </w:r>
            <w:r>
              <w:rPr>
                <w:noProof/>
                <w:webHidden/>
                <w:rtl/>
              </w:rPr>
              <w:t>28</w:t>
            </w:r>
            <w:r>
              <w:rPr>
                <w:noProof/>
                <w:webHidden/>
                <w:rtl/>
              </w:rPr>
              <w:fldChar w:fldCharType="end"/>
            </w:r>
          </w:hyperlink>
        </w:p>
        <w:p w14:paraId="56817C95" w14:textId="1D3BAE6A" w:rsidR="0073260A" w:rsidRDefault="0073260A">
          <w:pPr>
            <w:pStyle w:val="TOC3"/>
            <w:tabs>
              <w:tab w:val="right" w:leader="dot" w:pos="8302"/>
            </w:tabs>
            <w:rPr>
              <w:rFonts w:asciiTheme="minorHAnsi" w:eastAsiaTheme="minorEastAsia" w:hAnsiTheme="minorHAnsi" w:cstheme="minorBidi"/>
              <w:noProof/>
              <w:kern w:val="2"/>
              <w:rtl/>
              <w:lang w:val="en-IL" w:eastAsia="en-IL"/>
              <w14:ligatures w14:val="standardContextual"/>
            </w:rPr>
          </w:pPr>
          <w:hyperlink w:anchor="_Toc168314944" w:history="1">
            <w:r w:rsidRPr="00AB1BC0">
              <w:rPr>
                <w:rStyle w:val="Hyperlink"/>
                <w:rFonts w:ascii="David" w:hAnsi="David" w:hint="eastAsia"/>
                <w:noProof/>
                <w:rtl/>
              </w:rPr>
              <w:t>המחלקה</w:t>
            </w:r>
            <w:r w:rsidRPr="00AB1BC0">
              <w:rPr>
                <w:rStyle w:val="Hyperlink"/>
                <w:rFonts w:ascii="David" w:hAnsi="David"/>
                <w:noProof/>
                <w:rtl/>
              </w:rPr>
              <w:t xml:space="preserve"> </w:t>
            </w:r>
            <w:r w:rsidRPr="00AB1BC0">
              <w:rPr>
                <w:rStyle w:val="Hyperlink"/>
                <w:rFonts w:ascii="David" w:hAnsi="David"/>
                <w:noProof/>
              </w:rPr>
              <w:t>Trainer_Red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Toc168314944 \h</w:instrText>
            </w:r>
            <w:r>
              <w:rPr>
                <w:noProof/>
                <w:webHidden/>
                <w:rtl/>
              </w:rPr>
              <w:instrText xml:space="preserve"> </w:instrText>
            </w:r>
            <w:r>
              <w:rPr>
                <w:noProof/>
                <w:webHidden/>
                <w:rtl/>
              </w:rPr>
            </w:r>
            <w:r>
              <w:rPr>
                <w:noProof/>
                <w:webHidden/>
                <w:rtl/>
              </w:rPr>
              <w:fldChar w:fldCharType="separate"/>
            </w:r>
            <w:r>
              <w:rPr>
                <w:noProof/>
                <w:webHidden/>
                <w:rtl/>
              </w:rPr>
              <w:t>29</w:t>
            </w:r>
            <w:r>
              <w:rPr>
                <w:noProof/>
                <w:webHidden/>
                <w:rtl/>
              </w:rPr>
              <w:fldChar w:fldCharType="end"/>
            </w:r>
          </w:hyperlink>
        </w:p>
        <w:p w14:paraId="40954342" w14:textId="6607316C" w:rsidR="0073260A" w:rsidRDefault="0073260A">
          <w:pPr>
            <w:pStyle w:val="TOC3"/>
            <w:tabs>
              <w:tab w:val="right" w:leader="dot" w:pos="8302"/>
            </w:tabs>
            <w:rPr>
              <w:rFonts w:asciiTheme="minorHAnsi" w:eastAsiaTheme="minorEastAsia" w:hAnsiTheme="minorHAnsi" w:cstheme="minorBidi"/>
              <w:noProof/>
              <w:kern w:val="2"/>
              <w:rtl/>
              <w:lang w:val="en-IL" w:eastAsia="en-IL"/>
              <w14:ligatures w14:val="standardContextual"/>
            </w:rPr>
          </w:pPr>
          <w:hyperlink w:anchor="_Toc168314945" w:history="1">
            <w:r w:rsidRPr="00AB1BC0">
              <w:rPr>
                <w:rStyle w:val="Hyperlink"/>
                <w:rFonts w:ascii="David" w:hAnsi="David" w:hint="eastAsia"/>
                <w:noProof/>
                <w:rtl/>
              </w:rPr>
              <w:t>המחלקה</w:t>
            </w:r>
            <w:r w:rsidRPr="00AB1BC0">
              <w:rPr>
                <w:rStyle w:val="Hyperlink"/>
                <w:rFonts w:ascii="David" w:hAnsi="David"/>
                <w:noProof/>
                <w:rtl/>
              </w:rPr>
              <w:t xml:space="preserve"> </w:t>
            </w:r>
            <w:r w:rsidRPr="00AB1BC0">
              <w:rPr>
                <w:rStyle w:val="Hyperlink"/>
                <w:rFonts w:ascii="David" w:hAnsi="David"/>
                <w:noProof/>
              </w:rPr>
              <w:t>Trainer_Blue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Toc168314945 \h</w:instrText>
            </w:r>
            <w:r>
              <w:rPr>
                <w:noProof/>
                <w:webHidden/>
                <w:rtl/>
              </w:rPr>
              <w:instrText xml:space="preserve"> </w:instrText>
            </w:r>
            <w:r>
              <w:rPr>
                <w:noProof/>
                <w:webHidden/>
                <w:rtl/>
              </w:rPr>
            </w:r>
            <w:r>
              <w:rPr>
                <w:noProof/>
                <w:webHidden/>
                <w:rtl/>
              </w:rPr>
              <w:fldChar w:fldCharType="separate"/>
            </w:r>
            <w:r>
              <w:rPr>
                <w:noProof/>
                <w:webHidden/>
                <w:rtl/>
              </w:rPr>
              <w:t>30</w:t>
            </w:r>
            <w:r>
              <w:rPr>
                <w:noProof/>
                <w:webHidden/>
                <w:rtl/>
              </w:rPr>
              <w:fldChar w:fldCharType="end"/>
            </w:r>
          </w:hyperlink>
        </w:p>
        <w:p w14:paraId="394220BB" w14:textId="1ECFBA31" w:rsidR="0073260A" w:rsidRDefault="0073260A">
          <w:pPr>
            <w:pStyle w:val="TOC3"/>
            <w:tabs>
              <w:tab w:val="right" w:leader="dot" w:pos="8302"/>
            </w:tabs>
            <w:rPr>
              <w:rFonts w:asciiTheme="minorHAnsi" w:eastAsiaTheme="minorEastAsia" w:hAnsiTheme="minorHAnsi" w:cstheme="minorBidi"/>
              <w:noProof/>
              <w:kern w:val="2"/>
              <w:rtl/>
              <w:lang w:val="en-IL" w:eastAsia="en-IL"/>
              <w14:ligatures w14:val="standardContextual"/>
            </w:rPr>
          </w:pPr>
          <w:hyperlink w:anchor="_Toc168314946" w:history="1">
            <w:r w:rsidRPr="00AB1BC0">
              <w:rPr>
                <w:rStyle w:val="Hyperlink"/>
                <w:rFonts w:ascii="David" w:hAnsi="David" w:hint="eastAsia"/>
                <w:noProof/>
                <w:rtl/>
              </w:rPr>
              <w:t>המחלקה</w:t>
            </w:r>
            <w:r w:rsidRPr="00AB1BC0">
              <w:rPr>
                <w:rStyle w:val="Hyperlink"/>
                <w:rFonts w:ascii="David" w:hAnsi="David"/>
                <w:noProof/>
                <w:rtl/>
              </w:rPr>
              <w:t xml:space="preserve"> </w:t>
            </w:r>
            <w:r w:rsidRPr="00AB1BC0">
              <w:rPr>
                <w:rStyle w:val="Hyperlink"/>
                <w:rFonts w:ascii="David" w:hAnsi="David"/>
                <w:noProof/>
              </w:rPr>
              <w:t>Trainer_RB</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Toc168314946 \h</w:instrText>
            </w:r>
            <w:r>
              <w:rPr>
                <w:noProof/>
                <w:webHidden/>
                <w:rtl/>
              </w:rPr>
              <w:instrText xml:space="preserve"> </w:instrText>
            </w:r>
            <w:r>
              <w:rPr>
                <w:noProof/>
                <w:webHidden/>
                <w:rtl/>
              </w:rPr>
            </w:r>
            <w:r>
              <w:rPr>
                <w:noProof/>
                <w:webHidden/>
                <w:rtl/>
              </w:rPr>
              <w:fldChar w:fldCharType="separate"/>
            </w:r>
            <w:r>
              <w:rPr>
                <w:noProof/>
                <w:webHidden/>
                <w:rtl/>
              </w:rPr>
              <w:t>31</w:t>
            </w:r>
            <w:r>
              <w:rPr>
                <w:noProof/>
                <w:webHidden/>
                <w:rtl/>
              </w:rPr>
              <w:fldChar w:fldCharType="end"/>
            </w:r>
          </w:hyperlink>
        </w:p>
        <w:p w14:paraId="38EE7309" w14:textId="2D35E68C" w:rsidR="0073260A" w:rsidRDefault="0073260A">
          <w:pPr>
            <w:pStyle w:val="TOC1"/>
            <w:tabs>
              <w:tab w:val="right" w:leader="dot" w:pos="8302"/>
            </w:tabs>
            <w:rPr>
              <w:rFonts w:asciiTheme="minorHAnsi" w:eastAsiaTheme="minorEastAsia" w:hAnsiTheme="minorHAnsi" w:cstheme="minorBidi"/>
              <w:noProof/>
              <w:kern w:val="2"/>
              <w:rtl/>
              <w:lang w:val="en-IL" w:eastAsia="en-IL"/>
              <w14:ligatures w14:val="standardContextual"/>
            </w:rPr>
          </w:pPr>
          <w:hyperlink w:anchor="_Toc168314947" w:history="1">
            <w:r w:rsidRPr="00AB1BC0">
              <w:rPr>
                <w:rStyle w:val="Hyperlink"/>
                <w:rFonts w:ascii="David" w:hAnsi="David" w:hint="eastAsia"/>
                <w:noProof/>
                <w:rtl/>
              </w:rPr>
              <w:t>תוצאות</w:t>
            </w:r>
            <w:r w:rsidRPr="00AB1BC0">
              <w:rPr>
                <w:rStyle w:val="Hyperlink"/>
                <w:rFonts w:ascii="David" w:hAnsi="David"/>
                <w:noProof/>
                <w:rtl/>
              </w:rPr>
              <w:t xml:space="preserve"> </w:t>
            </w:r>
            <w:r w:rsidRPr="00AB1BC0">
              <w:rPr>
                <w:rStyle w:val="Hyperlink"/>
                <w:rFonts w:ascii="David" w:hAnsi="David" w:hint="eastAsia"/>
                <w:noProof/>
                <w:rtl/>
              </w:rPr>
              <w:t>ומסקנות</w:t>
            </w:r>
            <w:r w:rsidRPr="00AB1BC0">
              <w:rPr>
                <w:rStyle w:val="Hyperlink"/>
                <w:rFonts w:ascii="David" w:hAnsi="David"/>
                <w:noProof/>
                <w:rtl/>
              </w:rPr>
              <w:t xml:space="preserve"> </w:t>
            </w:r>
            <w:r w:rsidRPr="00AB1BC0">
              <w:rPr>
                <w:rStyle w:val="Hyperlink"/>
                <w:rFonts w:ascii="David" w:hAnsi="David" w:hint="eastAsia"/>
                <w:noProof/>
                <w:rtl/>
              </w:rPr>
              <w:t>המחקר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Toc168314947 \h</w:instrText>
            </w:r>
            <w:r>
              <w:rPr>
                <w:noProof/>
                <w:webHidden/>
                <w:rtl/>
              </w:rPr>
              <w:instrText xml:space="preserve"> </w:instrText>
            </w:r>
            <w:r>
              <w:rPr>
                <w:noProof/>
                <w:webHidden/>
                <w:rtl/>
              </w:rPr>
            </w:r>
            <w:r>
              <w:rPr>
                <w:noProof/>
                <w:webHidden/>
                <w:rtl/>
              </w:rPr>
              <w:fldChar w:fldCharType="separate"/>
            </w:r>
            <w:r>
              <w:rPr>
                <w:noProof/>
                <w:webHidden/>
                <w:rtl/>
              </w:rPr>
              <w:t>32</w:t>
            </w:r>
            <w:r>
              <w:rPr>
                <w:noProof/>
                <w:webHidden/>
                <w:rtl/>
              </w:rPr>
              <w:fldChar w:fldCharType="end"/>
            </w:r>
          </w:hyperlink>
        </w:p>
        <w:p w14:paraId="2EBFF697" w14:textId="4AD166E2" w:rsidR="0073260A" w:rsidRDefault="0073260A">
          <w:pPr>
            <w:pStyle w:val="TOC1"/>
            <w:tabs>
              <w:tab w:val="right" w:leader="dot" w:pos="8302"/>
            </w:tabs>
            <w:rPr>
              <w:rFonts w:asciiTheme="minorHAnsi" w:eastAsiaTheme="minorEastAsia" w:hAnsiTheme="minorHAnsi" w:cstheme="minorBidi"/>
              <w:noProof/>
              <w:kern w:val="2"/>
              <w:rtl/>
              <w:lang w:val="en-IL" w:eastAsia="en-IL"/>
              <w14:ligatures w14:val="standardContextual"/>
            </w:rPr>
          </w:pPr>
          <w:hyperlink w:anchor="_Toc168314948" w:history="1">
            <w:r w:rsidRPr="00AB1BC0">
              <w:rPr>
                <w:rStyle w:val="Hyperlink"/>
                <w:rFonts w:ascii="David" w:hAnsi="David" w:hint="eastAsia"/>
                <w:noProof/>
                <w:rtl/>
              </w:rPr>
              <w:t>רפלקציה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Toc168314948 \h</w:instrText>
            </w:r>
            <w:r>
              <w:rPr>
                <w:noProof/>
                <w:webHidden/>
                <w:rtl/>
              </w:rPr>
              <w:instrText xml:space="preserve"> </w:instrText>
            </w:r>
            <w:r>
              <w:rPr>
                <w:noProof/>
                <w:webHidden/>
                <w:rtl/>
              </w:rPr>
            </w:r>
            <w:r>
              <w:rPr>
                <w:noProof/>
                <w:webHidden/>
                <w:rtl/>
              </w:rPr>
              <w:fldChar w:fldCharType="separate"/>
            </w:r>
            <w:r>
              <w:rPr>
                <w:noProof/>
                <w:webHidden/>
                <w:rtl/>
              </w:rPr>
              <w:t>33</w:t>
            </w:r>
            <w:r>
              <w:rPr>
                <w:noProof/>
                <w:webHidden/>
                <w:rtl/>
              </w:rPr>
              <w:fldChar w:fldCharType="end"/>
            </w:r>
          </w:hyperlink>
        </w:p>
        <w:p w14:paraId="1563BBED" w14:textId="59E9B57B" w:rsidR="0073260A" w:rsidRDefault="0073260A">
          <w:pPr>
            <w:pStyle w:val="TOC2"/>
            <w:tabs>
              <w:tab w:val="right" w:leader="dot" w:pos="8302"/>
            </w:tabs>
            <w:rPr>
              <w:rFonts w:asciiTheme="minorHAnsi" w:eastAsiaTheme="minorEastAsia" w:hAnsiTheme="minorHAnsi" w:cstheme="minorBidi"/>
              <w:noProof/>
              <w:kern w:val="2"/>
              <w:rtl/>
              <w:lang w:val="en-IL" w:eastAsia="en-IL"/>
              <w14:ligatures w14:val="standardContextual"/>
            </w:rPr>
          </w:pPr>
          <w:hyperlink w:anchor="_Toc168314949" w:history="1">
            <w:r w:rsidRPr="00AB1BC0">
              <w:rPr>
                <w:rStyle w:val="Hyperlink"/>
                <w:rFonts w:ascii="David" w:hAnsi="David" w:hint="eastAsia"/>
                <w:noProof/>
                <w:rtl/>
              </w:rPr>
              <w:t>מדוע</w:t>
            </w:r>
            <w:r w:rsidRPr="00AB1BC0">
              <w:rPr>
                <w:rStyle w:val="Hyperlink"/>
                <w:rFonts w:ascii="David" w:hAnsi="David"/>
                <w:noProof/>
                <w:rtl/>
              </w:rPr>
              <w:t xml:space="preserve"> </w:t>
            </w:r>
            <w:r w:rsidRPr="00AB1BC0">
              <w:rPr>
                <w:rStyle w:val="Hyperlink"/>
                <w:rFonts w:ascii="David" w:hAnsi="David" w:hint="eastAsia"/>
                <w:noProof/>
                <w:rtl/>
              </w:rPr>
              <w:t>בחרת</w:t>
            </w:r>
            <w:r w:rsidRPr="00AB1BC0">
              <w:rPr>
                <w:rStyle w:val="Hyperlink"/>
                <w:rFonts w:ascii="David" w:hAnsi="David"/>
                <w:noProof/>
                <w:rtl/>
              </w:rPr>
              <w:t xml:space="preserve"> </w:t>
            </w:r>
            <w:r w:rsidRPr="00AB1BC0">
              <w:rPr>
                <w:rStyle w:val="Hyperlink"/>
                <w:rFonts w:ascii="David" w:hAnsi="David" w:hint="eastAsia"/>
                <w:noProof/>
                <w:rtl/>
              </w:rPr>
              <w:t>בפרויקט</w:t>
            </w:r>
            <w:r w:rsidRPr="00AB1BC0">
              <w:rPr>
                <w:rStyle w:val="Hyperlink"/>
                <w:rFonts w:ascii="David" w:hAnsi="David"/>
                <w:noProof/>
                <w:rtl/>
              </w:rPr>
              <w:t xml:space="preserve"> </w:t>
            </w:r>
            <w:r w:rsidRPr="00AB1BC0">
              <w:rPr>
                <w:rStyle w:val="Hyperlink"/>
                <w:rFonts w:ascii="David" w:hAnsi="David" w:hint="eastAsia"/>
                <w:noProof/>
                <w:rtl/>
              </w:rPr>
              <w:t>זה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Toc168314949 \h</w:instrText>
            </w:r>
            <w:r>
              <w:rPr>
                <w:noProof/>
                <w:webHidden/>
                <w:rtl/>
              </w:rPr>
              <w:instrText xml:space="preserve"> </w:instrText>
            </w:r>
            <w:r>
              <w:rPr>
                <w:noProof/>
                <w:webHidden/>
                <w:rtl/>
              </w:rPr>
            </w:r>
            <w:r>
              <w:rPr>
                <w:noProof/>
                <w:webHidden/>
                <w:rtl/>
              </w:rPr>
              <w:fldChar w:fldCharType="separate"/>
            </w:r>
            <w:r>
              <w:rPr>
                <w:noProof/>
                <w:webHidden/>
                <w:rtl/>
              </w:rPr>
              <w:t>33</w:t>
            </w:r>
            <w:r>
              <w:rPr>
                <w:noProof/>
                <w:webHidden/>
                <w:rtl/>
              </w:rPr>
              <w:fldChar w:fldCharType="end"/>
            </w:r>
          </w:hyperlink>
        </w:p>
        <w:p w14:paraId="2E2D2800" w14:textId="2CAB5EFF" w:rsidR="0073260A" w:rsidRDefault="0073260A">
          <w:pPr>
            <w:pStyle w:val="TOC2"/>
            <w:tabs>
              <w:tab w:val="right" w:leader="dot" w:pos="8302"/>
            </w:tabs>
            <w:rPr>
              <w:rFonts w:asciiTheme="minorHAnsi" w:eastAsiaTheme="minorEastAsia" w:hAnsiTheme="minorHAnsi" w:cstheme="minorBidi"/>
              <w:noProof/>
              <w:kern w:val="2"/>
              <w:rtl/>
              <w:lang w:val="en-IL" w:eastAsia="en-IL"/>
              <w14:ligatures w14:val="standardContextual"/>
            </w:rPr>
          </w:pPr>
          <w:hyperlink w:anchor="_Toc168314950" w:history="1">
            <w:r w:rsidRPr="00AB1BC0">
              <w:rPr>
                <w:rStyle w:val="Hyperlink"/>
                <w:rFonts w:ascii="David" w:hAnsi="David" w:hint="eastAsia"/>
                <w:noProof/>
                <w:rtl/>
              </w:rPr>
              <w:t>תיאור</w:t>
            </w:r>
            <w:r w:rsidRPr="00AB1BC0">
              <w:rPr>
                <w:rStyle w:val="Hyperlink"/>
                <w:rFonts w:ascii="David" w:hAnsi="David"/>
                <w:noProof/>
                <w:rtl/>
              </w:rPr>
              <w:t xml:space="preserve"> </w:t>
            </w:r>
            <w:r w:rsidRPr="00AB1BC0">
              <w:rPr>
                <w:rStyle w:val="Hyperlink"/>
                <w:rFonts w:ascii="David" w:hAnsi="David" w:hint="eastAsia"/>
                <w:noProof/>
                <w:rtl/>
              </w:rPr>
              <w:t>תהליך</w:t>
            </w:r>
            <w:r w:rsidRPr="00AB1BC0">
              <w:rPr>
                <w:rStyle w:val="Hyperlink"/>
                <w:rFonts w:ascii="David" w:hAnsi="David"/>
                <w:noProof/>
                <w:rtl/>
              </w:rPr>
              <w:t xml:space="preserve"> </w:t>
            </w:r>
            <w:r w:rsidRPr="00AB1BC0">
              <w:rPr>
                <w:rStyle w:val="Hyperlink"/>
                <w:rFonts w:ascii="David" w:hAnsi="David" w:hint="eastAsia"/>
                <w:noProof/>
                <w:rtl/>
              </w:rPr>
              <w:t>התכנון</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Toc168314950 \h</w:instrText>
            </w:r>
            <w:r>
              <w:rPr>
                <w:noProof/>
                <w:webHidden/>
                <w:rtl/>
              </w:rPr>
              <w:instrText xml:space="preserve"> </w:instrText>
            </w:r>
            <w:r>
              <w:rPr>
                <w:noProof/>
                <w:webHidden/>
                <w:rtl/>
              </w:rPr>
            </w:r>
            <w:r>
              <w:rPr>
                <w:noProof/>
                <w:webHidden/>
                <w:rtl/>
              </w:rPr>
              <w:fldChar w:fldCharType="separate"/>
            </w:r>
            <w:r>
              <w:rPr>
                <w:noProof/>
                <w:webHidden/>
                <w:rtl/>
              </w:rPr>
              <w:t>33</w:t>
            </w:r>
            <w:r>
              <w:rPr>
                <w:noProof/>
                <w:webHidden/>
                <w:rtl/>
              </w:rPr>
              <w:fldChar w:fldCharType="end"/>
            </w:r>
          </w:hyperlink>
        </w:p>
        <w:p w14:paraId="1564449F" w14:textId="7B1F4095" w:rsidR="0073260A" w:rsidRDefault="0073260A">
          <w:pPr>
            <w:pStyle w:val="TOC2"/>
            <w:tabs>
              <w:tab w:val="right" w:leader="dot" w:pos="8302"/>
            </w:tabs>
            <w:rPr>
              <w:rFonts w:asciiTheme="minorHAnsi" w:eastAsiaTheme="minorEastAsia" w:hAnsiTheme="minorHAnsi" w:cstheme="minorBidi"/>
              <w:noProof/>
              <w:kern w:val="2"/>
              <w:rtl/>
              <w:lang w:val="en-IL" w:eastAsia="en-IL"/>
              <w14:ligatures w14:val="standardContextual"/>
            </w:rPr>
          </w:pPr>
          <w:hyperlink w:anchor="_Toc168314951" w:history="1">
            <w:r w:rsidRPr="00AB1BC0">
              <w:rPr>
                <w:rStyle w:val="Hyperlink"/>
                <w:rFonts w:ascii="David" w:hAnsi="David" w:hint="eastAsia"/>
                <w:noProof/>
                <w:rtl/>
              </w:rPr>
              <w:t>התמודדות</w:t>
            </w:r>
            <w:r w:rsidRPr="00AB1BC0">
              <w:rPr>
                <w:rStyle w:val="Hyperlink"/>
                <w:rFonts w:ascii="David" w:hAnsi="David"/>
                <w:noProof/>
                <w:rtl/>
              </w:rPr>
              <w:t xml:space="preserve"> </w:t>
            </w:r>
            <w:r w:rsidRPr="00AB1BC0">
              <w:rPr>
                <w:rStyle w:val="Hyperlink"/>
                <w:rFonts w:ascii="David" w:hAnsi="David" w:hint="eastAsia"/>
                <w:noProof/>
                <w:rtl/>
              </w:rPr>
              <w:t>עם</w:t>
            </w:r>
            <w:r w:rsidRPr="00AB1BC0">
              <w:rPr>
                <w:rStyle w:val="Hyperlink"/>
                <w:rFonts w:ascii="David" w:hAnsi="David"/>
                <w:noProof/>
                <w:rtl/>
              </w:rPr>
              <w:t xml:space="preserve"> </w:t>
            </w:r>
            <w:r w:rsidRPr="00AB1BC0">
              <w:rPr>
                <w:rStyle w:val="Hyperlink"/>
                <w:rFonts w:ascii="David" w:hAnsi="David" w:hint="eastAsia"/>
                <w:noProof/>
                <w:rtl/>
              </w:rPr>
              <w:t>אתגרים</w:t>
            </w:r>
            <w:r w:rsidRPr="00AB1BC0">
              <w:rPr>
                <w:rStyle w:val="Hyperlink"/>
                <w:rFonts w:ascii="David" w:hAnsi="David"/>
                <w:noProof/>
                <w:rtl/>
              </w:rPr>
              <w:t xml:space="preserve"> </w:t>
            </w:r>
            <w:r w:rsidRPr="00AB1BC0">
              <w:rPr>
                <w:rStyle w:val="Hyperlink"/>
                <w:rFonts w:ascii="David" w:hAnsi="David" w:hint="eastAsia"/>
                <w:noProof/>
                <w:rtl/>
              </w:rPr>
              <w:t>שבדרך</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Toc168314951 \h</w:instrText>
            </w:r>
            <w:r>
              <w:rPr>
                <w:noProof/>
                <w:webHidden/>
                <w:rtl/>
              </w:rPr>
              <w:instrText xml:space="preserve"> </w:instrText>
            </w:r>
            <w:r>
              <w:rPr>
                <w:noProof/>
                <w:webHidden/>
                <w:rtl/>
              </w:rPr>
            </w:r>
            <w:r>
              <w:rPr>
                <w:noProof/>
                <w:webHidden/>
                <w:rtl/>
              </w:rPr>
              <w:fldChar w:fldCharType="separate"/>
            </w:r>
            <w:r>
              <w:rPr>
                <w:noProof/>
                <w:webHidden/>
                <w:rtl/>
              </w:rPr>
              <w:t>33</w:t>
            </w:r>
            <w:r>
              <w:rPr>
                <w:noProof/>
                <w:webHidden/>
                <w:rtl/>
              </w:rPr>
              <w:fldChar w:fldCharType="end"/>
            </w:r>
          </w:hyperlink>
        </w:p>
        <w:p w14:paraId="42A93937" w14:textId="075DD31F" w:rsidR="0073260A" w:rsidRDefault="0073260A">
          <w:pPr>
            <w:pStyle w:val="TOC2"/>
            <w:tabs>
              <w:tab w:val="right" w:leader="dot" w:pos="8302"/>
            </w:tabs>
            <w:rPr>
              <w:rFonts w:asciiTheme="minorHAnsi" w:eastAsiaTheme="minorEastAsia" w:hAnsiTheme="minorHAnsi" w:cstheme="minorBidi"/>
              <w:noProof/>
              <w:kern w:val="2"/>
              <w:rtl/>
              <w:lang w:val="en-IL" w:eastAsia="en-IL"/>
              <w14:ligatures w14:val="standardContextual"/>
            </w:rPr>
          </w:pPr>
          <w:hyperlink w:anchor="_Toc168314952" w:history="1">
            <w:r w:rsidRPr="00AB1BC0">
              <w:rPr>
                <w:rStyle w:val="Hyperlink"/>
                <w:rFonts w:ascii="David" w:hAnsi="David" w:hint="eastAsia"/>
                <w:noProof/>
                <w:rtl/>
              </w:rPr>
              <w:t>דברים</w:t>
            </w:r>
            <w:r w:rsidRPr="00AB1BC0">
              <w:rPr>
                <w:rStyle w:val="Hyperlink"/>
                <w:rFonts w:ascii="David" w:hAnsi="David"/>
                <w:noProof/>
                <w:rtl/>
              </w:rPr>
              <w:t xml:space="preserve"> </w:t>
            </w:r>
            <w:r w:rsidRPr="00AB1BC0">
              <w:rPr>
                <w:rStyle w:val="Hyperlink"/>
                <w:rFonts w:ascii="David" w:hAnsi="David" w:hint="eastAsia"/>
                <w:noProof/>
                <w:rtl/>
              </w:rPr>
              <w:t>שלמדתי</w:t>
            </w:r>
            <w:r w:rsidRPr="00AB1BC0">
              <w:rPr>
                <w:rStyle w:val="Hyperlink"/>
                <w:rFonts w:ascii="David" w:hAnsi="David"/>
                <w:noProof/>
                <w:rtl/>
              </w:rPr>
              <w:t xml:space="preserve"> </w:t>
            </w:r>
            <w:r w:rsidRPr="00AB1BC0">
              <w:rPr>
                <w:rStyle w:val="Hyperlink"/>
                <w:rFonts w:ascii="David" w:hAnsi="David" w:hint="eastAsia"/>
                <w:noProof/>
                <w:rtl/>
              </w:rPr>
              <w:t>על</w:t>
            </w:r>
            <w:r w:rsidRPr="00AB1BC0">
              <w:rPr>
                <w:rStyle w:val="Hyperlink"/>
                <w:rFonts w:ascii="David" w:hAnsi="David"/>
                <w:noProof/>
                <w:rtl/>
              </w:rPr>
              <w:t xml:space="preserve"> </w:t>
            </w:r>
            <w:r w:rsidRPr="00AB1BC0">
              <w:rPr>
                <w:rStyle w:val="Hyperlink"/>
                <w:rFonts w:ascii="David" w:hAnsi="David" w:hint="eastAsia"/>
                <w:noProof/>
                <w:rtl/>
              </w:rPr>
              <w:t>עצמי</w:t>
            </w:r>
            <w:r w:rsidRPr="00AB1BC0">
              <w:rPr>
                <w:rStyle w:val="Hyperlink"/>
                <w:rFonts w:ascii="David" w:hAnsi="David"/>
                <w:noProof/>
                <w:rtl/>
              </w:rPr>
              <w:t xml:space="preserve"> </w:t>
            </w:r>
            <w:r w:rsidRPr="00AB1BC0">
              <w:rPr>
                <w:rStyle w:val="Hyperlink"/>
                <w:rFonts w:ascii="David" w:hAnsi="David" w:hint="eastAsia"/>
                <w:noProof/>
                <w:rtl/>
              </w:rPr>
              <w:t>בעקבות</w:t>
            </w:r>
            <w:r w:rsidRPr="00AB1BC0">
              <w:rPr>
                <w:rStyle w:val="Hyperlink"/>
                <w:rFonts w:ascii="David" w:hAnsi="David"/>
                <w:noProof/>
                <w:rtl/>
              </w:rPr>
              <w:t xml:space="preserve"> </w:t>
            </w:r>
            <w:r w:rsidRPr="00AB1BC0">
              <w:rPr>
                <w:rStyle w:val="Hyperlink"/>
                <w:rFonts w:ascii="David" w:hAnsi="David" w:hint="eastAsia"/>
                <w:noProof/>
                <w:rtl/>
              </w:rPr>
              <w:t>הפרויקט</w:t>
            </w:r>
            <w:r w:rsidRPr="00AB1BC0">
              <w:rPr>
                <w:rStyle w:val="Hyperlink"/>
                <w:rFonts w:ascii="David" w:hAnsi="David"/>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Toc168314952 \h</w:instrText>
            </w:r>
            <w:r>
              <w:rPr>
                <w:noProof/>
                <w:webHidden/>
                <w:rtl/>
              </w:rPr>
              <w:instrText xml:space="preserve"> </w:instrText>
            </w:r>
            <w:r>
              <w:rPr>
                <w:noProof/>
                <w:webHidden/>
                <w:rtl/>
              </w:rPr>
            </w:r>
            <w:r>
              <w:rPr>
                <w:noProof/>
                <w:webHidden/>
                <w:rtl/>
              </w:rPr>
              <w:fldChar w:fldCharType="separate"/>
            </w:r>
            <w:r>
              <w:rPr>
                <w:noProof/>
                <w:webHidden/>
                <w:rtl/>
              </w:rPr>
              <w:t>33</w:t>
            </w:r>
            <w:r>
              <w:rPr>
                <w:noProof/>
                <w:webHidden/>
                <w:rtl/>
              </w:rPr>
              <w:fldChar w:fldCharType="end"/>
            </w:r>
          </w:hyperlink>
        </w:p>
        <w:p w14:paraId="7104C852" w14:textId="11C82CE2" w:rsidR="0073260A" w:rsidRDefault="0073260A">
          <w:pPr>
            <w:pStyle w:val="TOC2"/>
            <w:tabs>
              <w:tab w:val="right" w:leader="dot" w:pos="8302"/>
            </w:tabs>
            <w:rPr>
              <w:rFonts w:asciiTheme="minorHAnsi" w:eastAsiaTheme="minorEastAsia" w:hAnsiTheme="minorHAnsi" w:cstheme="minorBidi"/>
              <w:noProof/>
              <w:kern w:val="2"/>
              <w:rtl/>
              <w:lang w:val="en-IL" w:eastAsia="en-IL"/>
              <w14:ligatures w14:val="standardContextual"/>
            </w:rPr>
          </w:pPr>
          <w:hyperlink w:anchor="_Toc168314953" w:history="1">
            <w:r w:rsidRPr="00AB1BC0">
              <w:rPr>
                <w:rStyle w:val="Hyperlink"/>
                <w:rFonts w:ascii="David" w:hAnsi="David" w:hint="eastAsia"/>
                <w:noProof/>
                <w:rtl/>
              </w:rPr>
              <w:t>תודות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Toc168314953 \h</w:instrText>
            </w:r>
            <w:r>
              <w:rPr>
                <w:noProof/>
                <w:webHidden/>
                <w:rtl/>
              </w:rPr>
              <w:instrText xml:space="preserve"> </w:instrText>
            </w:r>
            <w:r>
              <w:rPr>
                <w:noProof/>
                <w:webHidden/>
                <w:rtl/>
              </w:rPr>
            </w:r>
            <w:r>
              <w:rPr>
                <w:noProof/>
                <w:webHidden/>
                <w:rtl/>
              </w:rPr>
              <w:fldChar w:fldCharType="separate"/>
            </w:r>
            <w:r>
              <w:rPr>
                <w:noProof/>
                <w:webHidden/>
                <w:rtl/>
              </w:rPr>
              <w:t>34</w:t>
            </w:r>
            <w:r>
              <w:rPr>
                <w:noProof/>
                <w:webHidden/>
                <w:rtl/>
              </w:rPr>
              <w:fldChar w:fldCharType="end"/>
            </w:r>
          </w:hyperlink>
        </w:p>
        <w:p w14:paraId="5F85EDB8" w14:textId="67985716" w:rsidR="0073260A" w:rsidRDefault="0073260A">
          <w:pPr>
            <w:pStyle w:val="TOC1"/>
            <w:tabs>
              <w:tab w:val="right" w:leader="dot" w:pos="8302"/>
            </w:tabs>
            <w:rPr>
              <w:rFonts w:asciiTheme="minorHAnsi" w:eastAsiaTheme="minorEastAsia" w:hAnsiTheme="minorHAnsi" w:cstheme="minorBidi"/>
              <w:noProof/>
              <w:kern w:val="2"/>
              <w:rtl/>
              <w:lang w:val="en-IL" w:eastAsia="en-IL"/>
              <w14:ligatures w14:val="standardContextual"/>
            </w:rPr>
          </w:pPr>
          <w:hyperlink w:anchor="_Toc168314954" w:history="1">
            <w:r w:rsidRPr="00AB1BC0">
              <w:rPr>
                <w:rStyle w:val="Hyperlink"/>
                <w:rFonts w:ascii="David" w:hAnsi="David" w:hint="eastAsia"/>
                <w:noProof/>
                <w:rtl/>
              </w:rPr>
              <w:t>ביבליוגרפיה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Toc168314954 \h</w:instrText>
            </w:r>
            <w:r>
              <w:rPr>
                <w:noProof/>
                <w:webHidden/>
                <w:rtl/>
              </w:rPr>
              <w:instrText xml:space="preserve"> </w:instrText>
            </w:r>
            <w:r>
              <w:rPr>
                <w:noProof/>
                <w:webHidden/>
                <w:rtl/>
              </w:rPr>
            </w:r>
            <w:r>
              <w:rPr>
                <w:noProof/>
                <w:webHidden/>
                <w:rtl/>
              </w:rPr>
              <w:fldChar w:fldCharType="separate"/>
            </w:r>
            <w:r>
              <w:rPr>
                <w:noProof/>
                <w:webHidden/>
                <w:rtl/>
              </w:rPr>
              <w:t>34</w:t>
            </w:r>
            <w:r>
              <w:rPr>
                <w:noProof/>
                <w:webHidden/>
                <w:rtl/>
              </w:rPr>
              <w:fldChar w:fldCharType="end"/>
            </w:r>
          </w:hyperlink>
        </w:p>
        <w:p w14:paraId="2FFD9678" w14:textId="6B5FC2F8" w:rsidR="0073260A" w:rsidRDefault="0073260A">
          <w:pPr>
            <w:pStyle w:val="TOC1"/>
            <w:tabs>
              <w:tab w:val="right" w:leader="dot" w:pos="8302"/>
            </w:tabs>
            <w:rPr>
              <w:rFonts w:asciiTheme="minorHAnsi" w:eastAsiaTheme="minorEastAsia" w:hAnsiTheme="minorHAnsi" w:cstheme="minorBidi"/>
              <w:noProof/>
              <w:kern w:val="2"/>
              <w:rtl/>
              <w:lang w:val="en-IL" w:eastAsia="en-IL"/>
              <w14:ligatures w14:val="standardContextual"/>
            </w:rPr>
          </w:pPr>
          <w:hyperlink w:anchor="_Toc168314955" w:history="1">
            <w:r w:rsidRPr="00AB1BC0">
              <w:rPr>
                <w:rStyle w:val="Hyperlink"/>
                <w:rFonts w:ascii="David" w:hAnsi="David" w:hint="eastAsia"/>
                <w:noProof/>
                <w:rtl/>
              </w:rPr>
              <w:t>נספחים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Toc168314955 \h</w:instrText>
            </w:r>
            <w:r>
              <w:rPr>
                <w:noProof/>
                <w:webHidden/>
                <w:rtl/>
              </w:rPr>
              <w:instrText xml:space="preserve"> </w:instrText>
            </w:r>
            <w:r>
              <w:rPr>
                <w:noProof/>
                <w:webHidden/>
                <w:rtl/>
              </w:rPr>
            </w:r>
            <w:r>
              <w:rPr>
                <w:noProof/>
                <w:webHidden/>
                <w:rtl/>
              </w:rPr>
              <w:fldChar w:fldCharType="separate"/>
            </w:r>
            <w:r>
              <w:rPr>
                <w:noProof/>
                <w:webHidden/>
                <w:rtl/>
              </w:rPr>
              <w:t>35</w:t>
            </w:r>
            <w:r>
              <w:rPr>
                <w:noProof/>
                <w:webHidden/>
                <w:rtl/>
              </w:rPr>
              <w:fldChar w:fldCharType="end"/>
            </w:r>
          </w:hyperlink>
        </w:p>
        <w:p w14:paraId="2E823F47" w14:textId="0305F076" w:rsidR="0073260A" w:rsidRDefault="0073260A">
          <w:pPr>
            <w:pStyle w:val="TOC2"/>
            <w:tabs>
              <w:tab w:val="right" w:leader="dot" w:pos="8302"/>
            </w:tabs>
            <w:rPr>
              <w:rFonts w:asciiTheme="minorHAnsi" w:eastAsiaTheme="minorEastAsia" w:hAnsiTheme="minorHAnsi" w:cstheme="minorBidi"/>
              <w:noProof/>
              <w:kern w:val="2"/>
              <w:rtl/>
              <w:lang w:val="en-IL" w:eastAsia="en-IL"/>
              <w14:ligatures w14:val="standardContextual"/>
            </w:rPr>
          </w:pPr>
          <w:hyperlink w:anchor="_Toc168314956" w:history="1">
            <w:r w:rsidRPr="00AB1BC0">
              <w:rPr>
                <w:rStyle w:val="Hyperlink"/>
                <w:rFonts w:ascii="David" w:hAnsi="David" w:hint="eastAsia"/>
                <w:noProof/>
                <w:rtl/>
              </w:rPr>
              <w:t>המחלקה</w:t>
            </w:r>
            <w:r w:rsidRPr="00AB1BC0">
              <w:rPr>
                <w:rStyle w:val="Hyperlink"/>
                <w:rFonts w:ascii="David" w:hAnsi="David"/>
                <w:noProof/>
                <w:rtl/>
              </w:rPr>
              <w:t xml:space="preserve"> </w:t>
            </w:r>
            <w:r w:rsidRPr="00AB1BC0">
              <w:rPr>
                <w:rStyle w:val="Hyperlink"/>
                <w:rFonts w:ascii="David" w:hAnsi="David"/>
                <w:noProof/>
              </w:rPr>
              <w:t>Graphics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Toc168314956 \h</w:instrText>
            </w:r>
            <w:r>
              <w:rPr>
                <w:noProof/>
                <w:webHidden/>
                <w:rtl/>
              </w:rPr>
              <w:instrText xml:space="preserve"> </w:instrText>
            </w:r>
            <w:r>
              <w:rPr>
                <w:noProof/>
                <w:webHidden/>
                <w:rtl/>
              </w:rPr>
            </w:r>
            <w:r>
              <w:rPr>
                <w:noProof/>
                <w:webHidden/>
                <w:rtl/>
              </w:rPr>
              <w:fldChar w:fldCharType="separate"/>
            </w:r>
            <w:r>
              <w:rPr>
                <w:noProof/>
                <w:webHidden/>
                <w:rtl/>
              </w:rPr>
              <w:t>35</w:t>
            </w:r>
            <w:r>
              <w:rPr>
                <w:noProof/>
                <w:webHidden/>
                <w:rtl/>
              </w:rPr>
              <w:fldChar w:fldCharType="end"/>
            </w:r>
          </w:hyperlink>
        </w:p>
        <w:p w14:paraId="55C25DC9" w14:textId="419A56CE" w:rsidR="0073260A" w:rsidRDefault="0073260A">
          <w:pPr>
            <w:pStyle w:val="TOC2"/>
            <w:tabs>
              <w:tab w:val="right" w:leader="dot" w:pos="8302"/>
            </w:tabs>
            <w:rPr>
              <w:rFonts w:asciiTheme="minorHAnsi" w:eastAsiaTheme="minorEastAsia" w:hAnsiTheme="minorHAnsi" w:cstheme="minorBidi"/>
              <w:noProof/>
              <w:kern w:val="2"/>
              <w:rtl/>
              <w:lang w:val="en-IL" w:eastAsia="en-IL"/>
              <w14:ligatures w14:val="standardContextual"/>
            </w:rPr>
          </w:pPr>
          <w:hyperlink w:anchor="_Toc168314957" w:history="1">
            <w:r w:rsidRPr="00AB1BC0">
              <w:rPr>
                <w:rStyle w:val="Hyperlink"/>
                <w:rFonts w:ascii="David" w:hAnsi="David" w:hint="eastAsia"/>
                <w:noProof/>
                <w:rtl/>
              </w:rPr>
              <w:t>המחלקה</w:t>
            </w:r>
            <w:r w:rsidRPr="00AB1BC0">
              <w:rPr>
                <w:rStyle w:val="Hyperlink"/>
                <w:rFonts w:ascii="David" w:hAnsi="David"/>
                <w:noProof/>
                <w:rtl/>
              </w:rPr>
              <w:t xml:space="preserve"> </w:t>
            </w:r>
            <w:r w:rsidRPr="00AB1BC0">
              <w:rPr>
                <w:rStyle w:val="Hyperlink"/>
                <w:rFonts w:ascii="David" w:hAnsi="David"/>
                <w:noProof/>
              </w:rPr>
              <w:t>State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Toc168314957 \h</w:instrText>
            </w:r>
            <w:r>
              <w:rPr>
                <w:noProof/>
                <w:webHidden/>
                <w:rtl/>
              </w:rPr>
              <w:instrText xml:space="preserve"> </w:instrText>
            </w:r>
            <w:r>
              <w:rPr>
                <w:noProof/>
                <w:webHidden/>
                <w:rtl/>
              </w:rPr>
            </w:r>
            <w:r>
              <w:rPr>
                <w:noProof/>
                <w:webHidden/>
                <w:rtl/>
              </w:rPr>
              <w:fldChar w:fldCharType="separate"/>
            </w:r>
            <w:r>
              <w:rPr>
                <w:noProof/>
                <w:webHidden/>
                <w:rtl/>
              </w:rPr>
              <w:t>37</w:t>
            </w:r>
            <w:r>
              <w:rPr>
                <w:noProof/>
                <w:webHidden/>
                <w:rtl/>
              </w:rPr>
              <w:fldChar w:fldCharType="end"/>
            </w:r>
          </w:hyperlink>
        </w:p>
        <w:p w14:paraId="1C94BD71" w14:textId="1489451F" w:rsidR="0073260A" w:rsidRDefault="0073260A">
          <w:pPr>
            <w:pStyle w:val="TOC2"/>
            <w:tabs>
              <w:tab w:val="right" w:leader="dot" w:pos="8302"/>
            </w:tabs>
            <w:rPr>
              <w:rFonts w:asciiTheme="minorHAnsi" w:eastAsiaTheme="minorEastAsia" w:hAnsiTheme="minorHAnsi" w:cstheme="minorBidi"/>
              <w:noProof/>
              <w:kern w:val="2"/>
              <w:rtl/>
              <w:lang w:val="en-IL" w:eastAsia="en-IL"/>
              <w14:ligatures w14:val="standardContextual"/>
            </w:rPr>
          </w:pPr>
          <w:hyperlink w:anchor="_Toc168314958" w:history="1">
            <w:r w:rsidRPr="00AB1BC0">
              <w:rPr>
                <w:rStyle w:val="Hyperlink"/>
                <w:rFonts w:ascii="David" w:hAnsi="David" w:hint="eastAsia"/>
                <w:noProof/>
                <w:rtl/>
              </w:rPr>
              <w:t>המחלקה</w:t>
            </w:r>
            <w:r w:rsidRPr="00AB1BC0">
              <w:rPr>
                <w:rStyle w:val="Hyperlink"/>
                <w:rFonts w:ascii="David" w:hAnsi="David"/>
                <w:noProof/>
                <w:rtl/>
              </w:rPr>
              <w:t xml:space="preserve"> </w:t>
            </w:r>
            <w:r w:rsidRPr="00AB1BC0">
              <w:rPr>
                <w:rStyle w:val="Hyperlink"/>
                <w:rFonts w:ascii="David" w:hAnsi="David"/>
                <w:noProof/>
              </w:rPr>
              <w:t>Connect4</w:t>
            </w:r>
            <w:r w:rsidRPr="00AB1BC0">
              <w:rPr>
                <w:rStyle w:val="Hyperlink"/>
                <w:rFonts w:ascii="David" w:hAnsi="David"/>
                <w:noProof/>
                <w:rtl/>
              </w:rPr>
              <w:t xml:space="preserve"> – </w:t>
            </w:r>
            <w:r w:rsidRPr="00AB1BC0">
              <w:rPr>
                <w:rStyle w:val="Hyperlink"/>
                <w:rFonts w:ascii="David" w:hAnsi="David" w:hint="eastAsia"/>
                <w:noProof/>
                <w:rtl/>
              </w:rPr>
              <w:t>הסביבה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Toc168314958 \h</w:instrText>
            </w:r>
            <w:r>
              <w:rPr>
                <w:noProof/>
                <w:webHidden/>
                <w:rtl/>
              </w:rPr>
              <w:instrText xml:space="preserve"> </w:instrText>
            </w:r>
            <w:r>
              <w:rPr>
                <w:noProof/>
                <w:webHidden/>
                <w:rtl/>
              </w:rPr>
            </w:r>
            <w:r>
              <w:rPr>
                <w:noProof/>
                <w:webHidden/>
                <w:rtl/>
              </w:rPr>
              <w:fldChar w:fldCharType="separate"/>
            </w:r>
            <w:r>
              <w:rPr>
                <w:noProof/>
                <w:webHidden/>
                <w:rtl/>
              </w:rPr>
              <w:t>38</w:t>
            </w:r>
            <w:r>
              <w:rPr>
                <w:noProof/>
                <w:webHidden/>
                <w:rtl/>
              </w:rPr>
              <w:fldChar w:fldCharType="end"/>
            </w:r>
          </w:hyperlink>
        </w:p>
        <w:p w14:paraId="11344E3A" w14:textId="22E5CD56" w:rsidR="0073260A" w:rsidRDefault="0073260A">
          <w:pPr>
            <w:pStyle w:val="TOC2"/>
            <w:tabs>
              <w:tab w:val="right" w:leader="dot" w:pos="8302"/>
            </w:tabs>
            <w:rPr>
              <w:rFonts w:asciiTheme="minorHAnsi" w:eastAsiaTheme="minorEastAsia" w:hAnsiTheme="minorHAnsi" w:cstheme="minorBidi"/>
              <w:noProof/>
              <w:kern w:val="2"/>
              <w:rtl/>
              <w:lang w:val="en-IL" w:eastAsia="en-IL"/>
              <w14:ligatures w14:val="standardContextual"/>
            </w:rPr>
          </w:pPr>
          <w:hyperlink w:anchor="_Toc168314959" w:history="1">
            <w:r w:rsidRPr="00AB1BC0">
              <w:rPr>
                <w:rStyle w:val="Hyperlink"/>
                <w:rFonts w:ascii="David" w:hAnsi="David" w:hint="eastAsia"/>
                <w:noProof/>
                <w:rtl/>
              </w:rPr>
              <w:t>סוכן</w:t>
            </w:r>
            <w:r w:rsidRPr="00AB1BC0">
              <w:rPr>
                <w:rStyle w:val="Hyperlink"/>
                <w:rFonts w:ascii="David" w:hAnsi="David"/>
                <w:noProof/>
                <w:rtl/>
              </w:rPr>
              <w:t xml:space="preserve"> </w:t>
            </w:r>
            <w:r w:rsidRPr="00AB1BC0">
              <w:rPr>
                <w:rStyle w:val="Hyperlink"/>
                <w:rFonts w:ascii="David" w:hAnsi="David"/>
                <w:noProof/>
              </w:rPr>
              <w:t>AI</w:t>
            </w:r>
            <w:r w:rsidRPr="00AB1BC0">
              <w:rPr>
                <w:rStyle w:val="Hyperlink"/>
                <w:rFonts w:ascii="David" w:hAnsi="David"/>
                <w:noProof/>
                <w:rtl/>
              </w:rPr>
              <w:t xml:space="preserve"> – </w:t>
            </w:r>
            <w:r w:rsidRPr="00AB1BC0">
              <w:rPr>
                <w:rStyle w:val="Hyperlink"/>
                <w:rFonts w:ascii="David" w:hAnsi="David"/>
                <w:noProof/>
              </w:rPr>
              <w:t>minMax</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Toc168314959 \h</w:instrText>
            </w:r>
            <w:r>
              <w:rPr>
                <w:noProof/>
                <w:webHidden/>
                <w:rtl/>
              </w:rPr>
              <w:instrText xml:space="preserve"> </w:instrText>
            </w:r>
            <w:r>
              <w:rPr>
                <w:noProof/>
                <w:webHidden/>
                <w:rtl/>
              </w:rPr>
            </w:r>
            <w:r>
              <w:rPr>
                <w:noProof/>
                <w:webHidden/>
                <w:rtl/>
              </w:rPr>
              <w:fldChar w:fldCharType="separate"/>
            </w:r>
            <w:r>
              <w:rPr>
                <w:noProof/>
                <w:webHidden/>
                <w:rtl/>
              </w:rPr>
              <w:t>39</w:t>
            </w:r>
            <w:r>
              <w:rPr>
                <w:noProof/>
                <w:webHidden/>
                <w:rtl/>
              </w:rPr>
              <w:fldChar w:fldCharType="end"/>
            </w:r>
          </w:hyperlink>
        </w:p>
        <w:p w14:paraId="1EA9C710" w14:textId="0C3032F4" w:rsidR="0073260A" w:rsidRDefault="0073260A">
          <w:pPr>
            <w:pStyle w:val="TOC2"/>
            <w:tabs>
              <w:tab w:val="right" w:leader="dot" w:pos="8302"/>
            </w:tabs>
            <w:rPr>
              <w:rFonts w:asciiTheme="minorHAnsi" w:eastAsiaTheme="minorEastAsia" w:hAnsiTheme="minorHAnsi" w:cstheme="minorBidi"/>
              <w:noProof/>
              <w:kern w:val="2"/>
              <w:rtl/>
              <w:lang w:val="en-IL" w:eastAsia="en-IL"/>
              <w14:ligatures w14:val="standardContextual"/>
            </w:rPr>
          </w:pPr>
          <w:hyperlink w:anchor="_Toc168314960" w:history="1">
            <w:r w:rsidRPr="00AB1BC0">
              <w:rPr>
                <w:rStyle w:val="Hyperlink"/>
                <w:rFonts w:ascii="David" w:hAnsi="David" w:hint="eastAsia"/>
                <w:noProof/>
                <w:rtl/>
              </w:rPr>
              <w:t>סוכן</w:t>
            </w:r>
            <w:r w:rsidRPr="00AB1BC0">
              <w:rPr>
                <w:rStyle w:val="Hyperlink"/>
                <w:rFonts w:ascii="David" w:hAnsi="David"/>
                <w:noProof/>
                <w:rtl/>
              </w:rPr>
              <w:t xml:space="preserve"> </w:t>
            </w:r>
            <w:r w:rsidRPr="00AB1BC0">
              <w:rPr>
                <w:rStyle w:val="Hyperlink"/>
                <w:rFonts w:ascii="David" w:hAnsi="David"/>
                <w:noProof/>
              </w:rPr>
              <w:t>AI</w:t>
            </w:r>
            <w:r w:rsidRPr="00AB1BC0">
              <w:rPr>
                <w:rStyle w:val="Hyperlink"/>
                <w:rFonts w:ascii="David" w:hAnsi="David"/>
                <w:noProof/>
                <w:rtl/>
              </w:rPr>
              <w:t xml:space="preserve">– </w:t>
            </w:r>
            <w:r w:rsidRPr="00AB1BC0">
              <w:rPr>
                <w:rStyle w:val="Hyperlink"/>
                <w:rFonts w:ascii="David" w:hAnsi="David"/>
                <w:noProof/>
              </w:rPr>
              <w:t>alpha_beta</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Toc168314960 \h</w:instrText>
            </w:r>
            <w:r>
              <w:rPr>
                <w:noProof/>
                <w:webHidden/>
                <w:rtl/>
              </w:rPr>
              <w:instrText xml:space="preserve"> </w:instrText>
            </w:r>
            <w:r>
              <w:rPr>
                <w:noProof/>
                <w:webHidden/>
                <w:rtl/>
              </w:rPr>
            </w:r>
            <w:r>
              <w:rPr>
                <w:noProof/>
                <w:webHidden/>
                <w:rtl/>
              </w:rPr>
              <w:fldChar w:fldCharType="separate"/>
            </w:r>
            <w:r>
              <w:rPr>
                <w:noProof/>
                <w:webHidden/>
                <w:rtl/>
              </w:rPr>
              <w:t>41</w:t>
            </w:r>
            <w:r>
              <w:rPr>
                <w:noProof/>
                <w:webHidden/>
                <w:rtl/>
              </w:rPr>
              <w:fldChar w:fldCharType="end"/>
            </w:r>
          </w:hyperlink>
        </w:p>
        <w:p w14:paraId="55DF7EA6" w14:textId="724668EE" w:rsidR="0041461B" w:rsidRPr="00F53613" w:rsidRDefault="00203DDB" w:rsidP="002C1A09">
          <w:pPr>
            <w:rPr>
              <w:rFonts w:ascii="David" w:hAnsi="David"/>
              <w:rtl/>
            </w:rPr>
          </w:pPr>
          <w:r w:rsidRPr="00F53613">
            <w:rPr>
              <w:rFonts w:ascii="David" w:hAnsi="David"/>
              <w:b/>
              <w:bCs/>
              <w:lang w:val="he-IL"/>
            </w:rPr>
            <w:fldChar w:fldCharType="end"/>
          </w:r>
        </w:p>
      </w:sdtContent>
    </w:sdt>
    <w:p w14:paraId="7FD19DE3" w14:textId="5DDE053B" w:rsidR="0041461B" w:rsidRPr="00F53613" w:rsidRDefault="00E76B3A" w:rsidP="002C1A09">
      <w:pPr>
        <w:pStyle w:val="Heading1"/>
        <w:jc w:val="both"/>
        <w:rPr>
          <w:rFonts w:ascii="David" w:hAnsi="David"/>
          <w:rtl/>
        </w:rPr>
      </w:pPr>
      <w:bookmarkStart w:id="1" w:name="_Toc168314906"/>
      <w:r w:rsidRPr="00F53613">
        <w:rPr>
          <w:rFonts w:ascii="David" w:hAnsi="David"/>
          <w:rtl/>
        </w:rPr>
        <w:lastRenderedPageBreak/>
        <w:t>מבוא</w:t>
      </w:r>
      <w:bookmarkEnd w:id="1"/>
    </w:p>
    <w:p w14:paraId="4262B81D" w14:textId="53DCF0A2" w:rsidR="00B45E57" w:rsidRPr="00F53613" w:rsidRDefault="00E218A7" w:rsidP="00B22243">
      <w:pPr>
        <w:pStyle w:val="1"/>
        <w:numPr>
          <w:ilvl w:val="0"/>
          <w:numId w:val="0"/>
        </w:numPr>
        <w:rPr>
          <w:rFonts w:ascii="David" w:hAnsi="David"/>
          <w:rtl/>
        </w:rPr>
      </w:pPr>
      <w:r w:rsidRPr="00F53613">
        <w:rPr>
          <w:rFonts w:ascii="David" w:hAnsi="David"/>
          <w:b/>
          <w:bCs/>
          <w:rtl/>
        </w:rPr>
        <w:t>תמצית מנהלים של הפרויקט:</w:t>
      </w:r>
      <w:r w:rsidRPr="00F53613">
        <w:rPr>
          <w:rFonts w:ascii="David" w:hAnsi="David"/>
          <w:rtl/>
        </w:rPr>
        <w:t xml:space="preserve"> פיתוח פרויקט </w:t>
      </w:r>
      <w:r w:rsidR="00B22243" w:rsidRPr="00F53613">
        <w:rPr>
          <w:rFonts w:ascii="David" w:hAnsi="David"/>
          <w:rtl/>
        </w:rPr>
        <w:t xml:space="preserve">משחק </w:t>
      </w:r>
      <w:r w:rsidRPr="00F53613">
        <w:rPr>
          <w:rFonts w:ascii="David" w:hAnsi="David"/>
          <w:rtl/>
        </w:rPr>
        <w:t>ארבע בשורה</w:t>
      </w:r>
      <w:r w:rsidR="00B22243" w:rsidRPr="00F53613">
        <w:rPr>
          <w:rFonts w:ascii="David" w:hAnsi="David"/>
          <w:rtl/>
        </w:rPr>
        <w:t xml:space="preserve"> </w:t>
      </w:r>
      <w:proofErr w:type="spellStart"/>
      <w:r w:rsidR="00B22243" w:rsidRPr="00F53613">
        <w:rPr>
          <w:rFonts w:ascii="David" w:hAnsi="David"/>
          <w:rtl/>
        </w:rPr>
        <w:t>בפייתון</w:t>
      </w:r>
      <w:proofErr w:type="spellEnd"/>
      <w:r w:rsidR="00B22243" w:rsidRPr="00F53613">
        <w:rPr>
          <w:rFonts w:ascii="David" w:hAnsi="David"/>
          <w:rtl/>
        </w:rPr>
        <w:t xml:space="preserve"> ומימוש הממשק באמצעות </w:t>
      </w:r>
      <w:proofErr w:type="spellStart"/>
      <w:r w:rsidR="00B22243" w:rsidRPr="00F53613">
        <w:rPr>
          <w:rFonts w:ascii="David" w:hAnsi="David"/>
        </w:rPr>
        <w:t>PyGame</w:t>
      </w:r>
      <w:proofErr w:type="spellEnd"/>
      <w:r w:rsidR="00B22243" w:rsidRPr="00F53613">
        <w:rPr>
          <w:rFonts w:ascii="David" w:hAnsi="David"/>
          <w:rtl/>
        </w:rPr>
        <w:t>, פיתוח סוכני חיפוש</w:t>
      </w:r>
      <w:r w:rsidRPr="00F53613">
        <w:rPr>
          <w:rFonts w:ascii="David" w:hAnsi="David"/>
          <w:rtl/>
        </w:rPr>
        <w:t xml:space="preserve"> ואימון סוכני בינה מלאכותית</w:t>
      </w:r>
      <w:r w:rsidR="00B22243" w:rsidRPr="00F53613">
        <w:rPr>
          <w:rFonts w:ascii="David" w:hAnsi="David"/>
          <w:rtl/>
        </w:rPr>
        <w:t xml:space="preserve"> בשיטת </w:t>
      </w:r>
      <w:r w:rsidR="00B22243" w:rsidRPr="00F53613">
        <w:rPr>
          <w:rFonts w:ascii="David" w:hAnsi="David"/>
        </w:rPr>
        <w:t>DQN</w:t>
      </w:r>
      <w:r w:rsidR="00B22243" w:rsidRPr="00F53613">
        <w:rPr>
          <w:rFonts w:ascii="David" w:hAnsi="David"/>
          <w:rtl/>
        </w:rPr>
        <w:t xml:space="preserve"> באמצעות </w:t>
      </w:r>
      <w:proofErr w:type="spellStart"/>
      <w:r w:rsidR="00B22243" w:rsidRPr="00F53613">
        <w:rPr>
          <w:rFonts w:ascii="David" w:hAnsi="David"/>
        </w:rPr>
        <w:t>PyTorch</w:t>
      </w:r>
      <w:proofErr w:type="spellEnd"/>
      <w:r w:rsidR="00B22243" w:rsidRPr="00F53613">
        <w:rPr>
          <w:rFonts w:ascii="David" w:hAnsi="David"/>
          <w:rtl/>
        </w:rPr>
        <w:t xml:space="preserve"> </w:t>
      </w:r>
      <w:r w:rsidRPr="00F53613">
        <w:rPr>
          <w:rFonts w:ascii="David" w:hAnsi="David"/>
          <w:rtl/>
        </w:rPr>
        <w:t xml:space="preserve">. הצלחה באימון סוכן </w:t>
      </w:r>
      <w:r w:rsidRPr="00F53613">
        <w:rPr>
          <w:rFonts w:ascii="David" w:hAnsi="David"/>
        </w:rPr>
        <w:t>DQN</w:t>
      </w:r>
      <w:r w:rsidRPr="00F53613">
        <w:rPr>
          <w:rFonts w:ascii="David" w:hAnsi="David"/>
          <w:rtl/>
        </w:rPr>
        <w:t xml:space="preserve"> וסוכני חיפוש עד כדי ניצחון של שניהם מול סוכן רנדומלי וניצחון של </w:t>
      </w:r>
      <w:r w:rsidRPr="00F53613">
        <w:rPr>
          <w:rFonts w:ascii="David" w:hAnsi="David"/>
        </w:rPr>
        <w:t>DQN</w:t>
      </w:r>
      <w:r w:rsidRPr="00F53613">
        <w:rPr>
          <w:rFonts w:ascii="David" w:hAnsi="David"/>
          <w:rtl/>
        </w:rPr>
        <w:t xml:space="preserve"> נגד סוכני החיפוש.</w:t>
      </w:r>
    </w:p>
    <w:p w14:paraId="47ADB036" w14:textId="25735BB1" w:rsidR="00B45E57" w:rsidRPr="00F53613" w:rsidRDefault="00B45E57" w:rsidP="00E218A7">
      <w:pPr>
        <w:pStyle w:val="1"/>
        <w:numPr>
          <w:ilvl w:val="0"/>
          <w:numId w:val="0"/>
        </w:numPr>
        <w:rPr>
          <w:rFonts w:ascii="David" w:hAnsi="David"/>
          <w:rtl/>
        </w:rPr>
      </w:pPr>
      <w:r w:rsidRPr="00F53613">
        <w:rPr>
          <w:rFonts w:ascii="David" w:hAnsi="David"/>
          <w:b/>
          <w:bCs/>
          <w:rtl/>
        </w:rPr>
        <w:t xml:space="preserve">מסקנות עיקריות: </w:t>
      </w:r>
      <w:r w:rsidR="006C080E" w:rsidRPr="00F53613">
        <w:rPr>
          <w:rFonts w:ascii="David" w:hAnsi="David"/>
          <w:rtl/>
        </w:rPr>
        <w:t xml:space="preserve">המשחק יחסית קל ללמד ולנצח. </w:t>
      </w:r>
      <w:r w:rsidRPr="00F53613">
        <w:rPr>
          <w:rFonts w:ascii="David" w:hAnsi="David"/>
          <w:rtl/>
        </w:rPr>
        <w:t>באופן כללי סוכן האלפא-בטא מצליח להגיע</w:t>
      </w:r>
      <w:r w:rsidR="00E218A7" w:rsidRPr="00F53613">
        <w:rPr>
          <w:rFonts w:ascii="David" w:hAnsi="David"/>
          <w:rtl/>
        </w:rPr>
        <w:t xml:space="preserve"> </w:t>
      </w:r>
      <w:r w:rsidRPr="00F53613">
        <w:rPr>
          <w:rFonts w:ascii="David" w:hAnsi="David"/>
          <w:rtl/>
        </w:rPr>
        <w:t>לרמה גבוהה מול סוכן רנדומלי, ואפשר דרך סוכני החיפוש להגיע להצלחה גבוהה במשחק. סוכן ה</w:t>
      </w:r>
      <w:r w:rsidRPr="00F53613">
        <w:rPr>
          <w:rFonts w:ascii="David" w:hAnsi="David"/>
        </w:rPr>
        <w:t>DQN</w:t>
      </w:r>
      <w:r w:rsidRPr="00F53613">
        <w:rPr>
          <w:rFonts w:ascii="David" w:hAnsi="David"/>
          <w:rtl/>
        </w:rPr>
        <w:t xml:space="preserve"> גם מגיע להישגים גבוהים ובמקרה הכי טוב גם הצליח לנצח את סוכן האלפא-בטא. בכללי, ניתן לסוכן להשתפר במשחק די בקלות משום שהוא משחק יחסית פשוט עם פעולה חד-ממדית ולכן גם רשת הנוירונים הכי טובה שנמצאה היא יחסית רדודה.</w:t>
      </w:r>
    </w:p>
    <w:p w14:paraId="2F15F6B7" w14:textId="77777777" w:rsidR="00CF73A9" w:rsidRDefault="006C080E" w:rsidP="0025507A">
      <w:pPr>
        <w:pStyle w:val="1"/>
        <w:numPr>
          <w:ilvl w:val="0"/>
          <w:numId w:val="0"/>
        </w:numPr>
        <w:ind w:left="567" w:hanging="567"/>
        <w:rPr>
          <w:rStyle w:val="Hyperlink"/>
          <w:rFonts w:ascii="David" w:hAnsi="David"/>
          <w:rtl/>
        </w:rPr>
      </w:pPr>
      <w:r w:rsidRPr="00F53613">
        <w:rPr>
          <w:rFonts w:ascii="David" w:hAnsi="David"/>
          <w:b/>
          <w:bCs/>
          <w:rtl/>
        </w:rPr>
        <w:t>קישור ל</w:t>
      </w:r>
      <w:proofErr w:type="spellStart"/>
      <w:r w:rsidRPr="00F53613">
        <w:rPr>
          <w:rFonts w:ascii="David" w:hAnsi="David"/>
          <w:b/>
          <w:bCs/>
        </w:rPr>
        <w:t>Github</w:t>
      </w:r>
      <w:proofErr w:type="spellEnd"/>
      <w:r w:rsidRPr="00F53613">
        <w:rPr>
          <w:rFonts w:ascii="David" w:hAnsi="David"/>
          <w:b/>
          <w:bCs/>
          <w:rtl/>
        </w:rPr>
        <w:t xml:space="preserve">: </w:t>
      </w:r>
      <w:hyperlink r:id="rId10" w:history="1">
        <w:r w:rsidRPr="00F53613">
          <w:rPr>
            <w:rStyle w:val="Hyperlink"/>
            <w:rFonts w:ascii="David" w:hAnsi="David"/>
          </w:rPr>
          <w:t>https://github.com/Vexrz2/Connect-4-AI</w:t>
        </w:r>
      </w:hyperlink>
    </w:p>
    <w:p w14:paraId="50957AC4" w14:textId="0D2437BB" w:rsidR="00A35083" w:rsidRPr="0025507A" w:rsidRDefault="00A35083" w:rsidP="0025507A">
      <w:pPr>
        <w:pStyle w:val="1"/>
        <w:numPr>
          <w:ilvl w:val="0"/>
          <w:numId w:val="0"/>
        </w:numPr>
        <w:ind w:left="567" w:hanging="567"/>
        <w:rPr>
          <w:rFonts w:ascii="David" w:hAnsi="David"/>
          <w:rtl/>
        </w:rPr>
      </w:pPr>
      <w:r w:rsidRPr="00F53613">
        <w:rPr>
          <w:rFonts w:ascii="David" w:hAnsi="David"/>
          <w:rtl/>
        </w:rPr>
        <w:br w:type="page"/>
      </w:r>
    </w:p>
    <w:p w14:paraId="3D3BC703" w14:textId="1C5F5172" w:rsidR="008A31B9" w:rsidRPr="00F53613" w:rsidRDefault="00A35083" w:rsidP="00921508">
      <w:pPr>
        <w:pStyle w:val="Heading1"/>
        <w:rPr>
          <w:rFonts w:ascii="David" w:hAnsi="David"/>
          <w:rtl/>
        </w:rPr>
      </w:pPr>
      <w:bookmarkStart w:id="2" w:name="_Toc168314907"/>
      <w:r w:rsidRPr="00F53613">
        <w:rPr>
          <w:rFonts w:ascii="David" w:hAnsi="David"/>
          <w:rtl/>
        </w:rPr>
        <w:lastRenderedPageBreak/>
        <w:t>תיאור המשחק</w:t>
      </w:r>
      <w:bookmarkEnd w:id="2"/>
    </w:p>
    <w:p w14:paraId="684A6703" w14:textId="16C1FA14" w:rsidR="00C13CD9" w:rsidRPr="00F53613" w:rsidRDefault="00C13CD9" w:rsidP="00C13CD9">
      <w:pPr>
        <w:pStyle w:val="Heading2"/>
        <w:rPr>
          <w:rFonts w:ascii="David" w:hAnsi="David"/>
        </w:rPr>
      </w:pPr>
      <w:bookmarkStart w:id="3" w:name="_Toc168314908"/>
      <w:r w:rsidRPr="00F53613">
        <w:rPr>
          <w:rFonts w:ascii="David" w:hAnsi="David"/>
          <w:rtl/>
        </w:rPr>
        <w:t>כללי</w:t>
      </w:r>
      <w:bookmarkEnd w:id="3"/>
    </w:p>
    <w:p w14:paraId="3488F894" w14:textId="6F850320" w:rsidR="00763FB8" w:rsidRPr="00F53613" w:rsidRDefault="00763FB8" w:rsidP="004B494A">
      <w:pPr>
        <w:pStyle w:val="1"/>
        <w:numPr>
          <w:ilvl w:val="0"/>
          <w:numId w:val="0"/>
        </w:numPr>
        <w:rPr>
          <w:rFonts w:ascii="David" w:hAnsi="David"/>
          <w:rtl/>
          <w:lang w:eastAsia="en-US"/>
        </w:rPr>
      </w:pPr>
      <w:r w:rsidRPr="00F53613">
        <w:rPr>
          <w:rFonts w:ascii="David" w:hAnsi="David"/>
          <w:rtl/>
          <w:lang w:eastAsia="en-US"/>
        </w:rPr>
        <w:t xml:space="preserve">ארבע בשורה הוא משחק שבו השחקנים בוחרים צבע ואז בתורות מפילים אסימונים צבעוניים לרשת תלויה אנכית בת שש שורות ושבעה </w:t>
      </w:r>
      <w:r w:rsidR="004B494A" w:rsidRPr="00F53613">
        <w:rPr>
          <w:rFonts w:ascii="David" w:hAnsi="David"/>
          <w:rtl/>
          <w:lang w:eastAsia="en-US"/>
        </w:rPr>
        <w:t>טור</w:t>
      </w:r>
      <w:r w:rsidRPr="00F53613">
        <w:rPr>
          <w:rFonts w:ascii="David" w:hAnsi="David"/>
          <w:rtl/>
          <w:lang w:eastAsia="en-US"/>
        </w:rPr>
        <w:t>ים. החלקים נופלים ישר למטה, תופסים את ה</w:t>
      </w:r>
      <w:r w:rsidR="004B494A" w:rsidRPr="00F53613">
        <w:rPr>
          <w:rFonts w:ascii="David" w:hAnsi="David"/>
          <w:rtl/>
          <w:lang w:eastAsia="en-US"/>
        </w:rPr>
        <w:t>תא</w:t>
      </w:r>
      <w:r w:rsidRPr="00F53613">
        <w:rPr>
          <w:rFonts w:ascii="David" w:hAnsi="David"/>
          <w:rtl/>
          <w:lang w:eastAsia="en-US"/>
        </w:rPr>
        <w:t xml:space="preserve"> הזמין הנמוך ביותר בתוך ה</w:t>
      </w:r>
      <w:r w:rsidR="004B494A" w:rsidRPr="00F53613">
        <w:rPr>
          <w:rFonts w:ascii="David" w:hAnsi="David"/>
          <w:rtl/>
          <w:lang w:eastAsia="en-US"/>
        </w:rPr>
        <w:t>טור</w:t>
      </w:r>
      <w:r w:rsidRPr="00F53613">
        <w:rPr>
          <w:rFonts w:ascii="David" w:hAnsi="David"/>
          <w:rtl/>
          <w:lang w:eastAsia="en-US"/>
        </w:rPr>
        <w:t>.</w:t>
      </w:r>
    </w:p>
    <w:p w14:paraId="0C48E000" w14:textId="5ACAA4CC" w:rsidR="00763FB8" w:rsidRPr="00F53613" w:rsidRDefault="00763FB8" w:rsidP="004B494A">
      <w:pPr>
        <w:pStyle w:val="1"/>
        <w:numPr>
          <w:ilvl w:val="0"/>
          <w:numId w:val="0"/>
        </w:numPr>
        <w:rPr>
          <w:rFonts w:ascii="David" w:hAnsi="David"/>
          <w:lang w:eastAsia="en-US"/>
        </w:rPr>
      </w:pPr>
      <w:r w:rsidRPr="00F53613">
        <w:rPr>
          <w:rFonts w:ascii="David" w:hAnsi="David"/>
          <w:rtl/>
          <w:lang w:eastAsia="en-US"/>
        </w:rPr>
        <w:t xml:space="preserve">המשחק נוצר על ידי הווארד </w:t>
      </w:r>
      <w:proofErr w:type="spellStart"/>
      <w:r w:rsidRPr="00F53613">
        <w:rPr>
          <w:rFonts w:ascii="David" w:hAnsi="David"/>
          <w:rtl/>
          <w:lang w:eastAsia="en-US"/>
        </w:rPr>
        <w:t>וקסלר</w:t>
      </w:r>
      <w:proofErr w:type="spellEnd"/>
      <w:r w:rsidRPr="00F53613">
        <w:rPr>
          <w:rFonts w:ascii="David" w:hAnsi="David"/>
          <w:rtl/>
          <w:lang w:eastAsia="en-US"/>
        </w:rPr>
        <w:t xml:space="preserve">, ונמכר לראשונה תחת הסימן המסחרי </w:t>
      </w:r>
      <w:r w:rsidR="004B494A" w:rsidRPr="00F53613">
        <w:rPr>
          <w:rFonts w:ascii="David" w:hAnsi="David"/>
          <w:lang w:eastAsia="en-US"/>
        </w:rPr>
        <w:t xml:space="preserve"> </w:t>
      </w:r>
      <w:r w:rsidRPr="00F53613">
        <w:rPr>
          <w:rFonts w:ascii="David" w:hAnsi="David"/>
          <w:lang w:eastAsia="en-US"/>
        </w:rPr>
        <w:t>Connect Four</w:t>
      </w:r>
      <w:r w:rsidRPr="00F53613">
        <w:rPr>
          <w:rFonts w:ascii="David" w:hAnsi="David"/>
          <w:rtl/>
          <w:lang w:eastAsia="en-US"/>
        </w:rPr>
        <w:t xml:space="preserve">על ידי מילטון </w:t>
      </w:r>
      <w:proofErr w:type="spellStart"/>
      <w:r w:rsidRPr="00F53613">
        <w:rPr>
          <w:rFonts w:ascii="David" w:hAnsi="David"/>
          <w:rtl/>
          <w:lang w:eastAsia="en-US"/>
        </w:rPr>
        <w:t>בראדלי</w:t>
      </w:r>
      <w:proofErr w:type="spellEnd"/>
      <w:r w:rsidRPr="00F53613">
        <w:rPr>
          <w:rFonts w:ascii="David" w:hAnsi="David"/>
          <w:rtl/>
          <w:lang w:eastAsia="en-US"/>
        </w:rPr>
        <w:t xml:space="preserve"> בפברואר 1974.</w:t>
      </w:r>
    </w:p>
    <w:p w14:paraId="72BAED57" w14:textId="1F05ADE0" w:rsidR="00763FB8" w:rsidRPr="00F53613" w:rsidRDefault="004B494A" w:rsidP="004B494A">
      <w:pPr>
        <w:pStyle w:val="1"/>
        <w:numPr>
          <w:ilvl w:val="0"/>
          <w:numId w:val="0"/>
        </w:numPr>
        <w:ind w:left="567" w:hanging="567"/>
        <w:rPr>
          <w:rFonts w:ascii="David" w:hAnsi="David"/>
        </w:rPr>
      </w:pPr>
      <w:r w:rsidRPr="00F53613">
        <w:rPr>
          <w:rFonts w:ascii="David" w:hAnsi="David"/>
          <w:rtl/>
        </w:rPr>
        <w:t xml:space="preserve">קישורים מעניינים: </w:t>
      </w:r>
      <w:hyperlink r:id="rId11" w:history="1">
        <w:r w:rsidRPr="00F53613">
          <w:rPr>
            <w:rStyle w:val="Hyperlink"/>
            <w:rFonts w:ascii="David" w:hAnsi="David"/>
          </w:rPr>
          <w:t>https://connect4.gamesolver.org</w:t>
        </w:r>
        <w:r w:rsidRPr="00F53613">
          <w:rPr>
            <w:rStyle w:val="Hyperlink"/>
            <w:rFonts w:ascii="David" w:hAnsi="David"/>
            <w:rtl/>
          </w:rPr>
          <w:t>/</w:t>
        </w:r>
      </w:hyperlink>
    </w:p>
    <w:p w14:paraId="5D8D05AD" w14:textId="5CD5DBDC" w:rsidR="00C13CD9" w:rsidRPr="00F53613" w:rsidRDefault="00C13CD9" w:rsidP="00C13CD9">
      <w:pPr>
        <w:pStyle w:val="Heading2"/>
        <w:rPr>
          <w:rFonts w:ascii="David" w:hAnsi="David"/>
          <w:rtl/>
        </w:rPr>
      </w:pPr>
      <w:bookmarkStart w:id="4" w:name="_Toc168314909"/>
      <w:r w:rsidRPr="00F53613">
        <w:rPr>
          <w:rFonts w:ascii="David" w:hAnsi="David"/>
          <w:rtl/>
        </w:rPr>
        <w:t>כללי המשחק</w:t>
      </w:r>
      <w:bookmarkEnd w:id="4"/>
    </w:p>
    <w:p w14:paraId="74A5377F" w14:textId="77777777" w:rsidR="00EE64BA" w:rsidRPr="00F53613" w:rsidRDefault="004B494A" w:rsidP="00EE64BA">
      <w:pPr>
        <w:rPr>
          <w:rFonts w:ascii="David" w:hAnsi="David"/>
          <w:rtl/>
          <w:lang w:eastAsia="en-US"/>
        </w:rPr>
      </w:pPr>
      <w:r w:rsidRPr="00F53613">
        <w:rPr>
          <w:rFonts w:ascii="David" w:hAnsi="David"/>
          <w:rtl/>
          <w:lang w:eastAsia="en-US"/>
        </w:rPr>
        <w:t>מטרת המשחק היא להיות הראשון ליצור קו אופקי, אנכי או אלכסוני של ארבעה אסימונים משלו. דוגמא לניצחון:</w:t>
      </w:r>
    </w:p>
    <w:p w14:paraId="124FE9B5" w14:textId="6EA4D077" w:rsidR="00EE64BA" w:rsidRPr="00F53613" w:rsidRDefault="00EE64BA" w:rsidP="00EE64BA">
      <w:pPr>
        <w:jc w:val="center"/>
        <w:rPr>
          <w:rFonts w:ascii="David" w:hAnsi="David"/>
          <w:rtl/>
        </w:rPr>
      </w:pPr>
      <w:r w:rsidRPr="00F53613">
        <w:rPr>
          <w:rFonts w:ascii="David" w:hAnsi="David"/>
          <w:noProof/>
          <w:rtl/>
          <w:lang w:val="he-IL"/>
        </w:rPr>
        <w:drawing>
          <wp:inline distT="0" distB="0" distL="0" distR="0" wp14:anchorId="120A95DB" wp14:editId="3B23BC70">
            <wp:extent cx="1588360" cy="1272724"/>
            <wp:effectExtent l="0" t="0" r="0" b="381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pic:cNvPicPr/>
                  </pic:nvPicPr>
                  <pic:blipFill>
                    <a:blip r:embed="rId12">
                      <a:extLst>
                        <a:ext uri="{28A0092B-C50C-407E-A947-70E740481C1C}">
                          <a14:useLocalDpi xmlns:a14="http://schemas.microsoft.com/office/drawing/2010/main" val="0"/>
                        </a:ext>
                      </a:extLst>
                    </a:blip>
                    <a:stretch>
                      <a:fillRect/>
                    </a:stretch>
                  </pic:blipFill>
                  <pic:spPr>
                    <a:xfrm>
                      <a:off x="0" y="0"/>
                      <a:ext cx="1588360" cy="1272724"/>
                    </a:xfrm>
                    <a:prstGeom prst="rect">
                      <a:avLst/>
                    </a:prstGeom>
                  </pic:spPr>
                </pic:pic>
              </a:graphicData>
            </a:graphic>
          </wp:inline>
        </w:drawing>
      </w:r>
    </w:p>
    <w:p w14:paraId="6681C6FD" w14:textId="4B707066" w:rsidR="00C13CD9" w:rsidRPr="00F53613" w:rsidRDefault="00C13CD9" w:rsidP="00C13CD9">
      <w:pPr>
        <w:pStyle w:val="Heading2"/>
        <w:rPr>
          <w:rFonts w:ascii="David" w:hAnsi="David"/>
        </w:rPr>
      </w:pPr>
      <w:bookmarkStart w:id="5" w:name="_Toc168314910"/>
      <w:r w:rsidRPr="00F53613">
        <w:rPr>
          <w:rFonts w:ascii="David" w:hAnsi="David"/>
          <w:rtl/>
        </w:rPr>
        <w:t>נתונים נוספים</w:t>
      </w:r>
      <w:bookmarkEnd w:id="5"/>
    </w:p>
    <w:p w14:paraId="35B19353" w14:textId="77777777" w:rsidR="004B494A" w:rsidRPr="00F53613" w:rsidRDefault="004B494A" w:rsidP="004B494A">
      <w:pPr>
        <w:rPr>
          <w:rFonts w:ascii="David" w:hAnsi="David"/>
          <w:rtl/>
        </w:rPr>
      </w:pPr>
      <w:r w:rsidRPr="00F53613">
        <w:rPr>
          <w:rFonts w:ascii="David" w:hAnsi="David"/>
          <w:rtl/>
          <w:lang w:eastAsia="en-US"/>
        </w:rPr>
        <w:t>ארבע בשורה</w:t>
      </w:r>
      <w:r w:rsidRPr="00F53613">
        <w:rPr>
          <w:rFonts w:ascii="David" w:hAnsi="David"/>
          <w:lang w:eastAsia="en-US"/>
        </w:rPr>
        <w:t xml:space="preserve"> </w:t>
      </w:r>
      <w:r w:rsidRPr="00F53613">
        <w:rPr>
          <w:rFonts w:ascii="David" w:hAnsi="David"/>
          <w:rtl/>
          <w:lang w:eastAsia="en-US"/>
        </w:rPr>
        <w:t>הוא משחק פתור. השחקן הראשון תמיד יכול לנצח על ידי הפעלת המהלכים הנכונים.</w:t>
      </w:r>
    </w:p>
    <w:p w14:paraId="109DA0F3" w14:textId="0D5B96C2" w:rsidR="004B494A" w:rsidRPr="00F53613" w:rsidRDefault="004B494A" w:rsidP="004B494A">
      <w:pPr>
        <w:pStyle w:val="1"/>
        <w:numPr>
          <w:ilvl w:val="0"/>
          <w:numId w:val="19"/>
        </w:numPr>
        <w:rPr>
          <w:rFonts w:ascii="David" w:hAnsi="David"/>
        </w:rPr>
      </w:pPr>
      <w:r w:rsidRPr="00F53613">
        <w:rPr>
          <w:rFonts w:ascii="David" w:hAnsi="David"/>
          <w:rtl/>
        </w:rPr>
        <w:t>אם השחקן הפותח ישים אסימון בעמודה ה</w:t>
      </w:r>
      <w:r w:rsidR="006C1441">
        <w:rPr>
          <w:rFonts w:ascii="David" w:hAnsi="David" w:hint="cs"/>
          <w:rtl/>
        </w:rPr>
        <w:t>אמצע</w:t>
      </w:r>
      <w:r w:rsidRPr="00F53613">
        <w:rPr>
          <w:rFonts w:ascii="David" w:hAnsi="David"/>
          <w:rtl/>
        </w:rPr>
        <w:t>ית – הוא יכול להבטיח ניצחון על ידי משחק מושלם</w:t>
      </w:r>
      <w:r w:rsidRPr="00F53613">
        <w:rPr>
          <w:rFonts w:ascii="David" w:hAnsi="David"/>
        </w:rPr>
        <w:t>.</w:t>
      </w:r>
    </w:p>
    <w:p w14:paraId="0A34372A" w14:textId="0F99342C" w:rsidR="004B494A" w:rsidRPr="00F53613" w:rsidRDefault="004B494A" w:rsidP="004B494A">
      <w:pPr>
        <w:pStyle w:val="1"/>
        <w:numPr>
          <w:ilvl w:val="0"/>
          <w:numId w:val="19"/>
        </w:numPr>
        <w:rPr>
          <w:rFonts w:ascii="David" w:hAnsi="David"/>
        </w:rPr>
      </w:pPr>
      <w:r w:rsidRPr="00F53613">
        <w:rPr>
          <w:rFonts w:ascii="David" w:hAnsi="David"/>
          <w:rtl/>
        </w:rPr>
        <w:t>אם יפתח על ידי הנחת אסימונים בשתי העמודות הצמודות ל</w:t>
      </w:r>
      <w:r w:rsidR="006C1441">
        <w:rPr>
          <w:rFonts w:ascii="David" w:hAnsi="David" w:hint="cs"/>
          <w:rtl/>
        </w:rPr>
        <w:t>אמצע</w:t>
      </w:r>
      <w:r w:rsidRPr="00F53613">
        <w:rPr>
          <w:rFonts w:ascii="David" w:hAnsi="David"/>
          <w:rtl/>
        </w:rPr>
        <w:t>ית – משחק מושלם של השחקן השני יאפשר לו להשיג תוצאת תיקו (אפילו אם השחקן הפותח ימשיך במשחק מושלם משלו)</w:t>
      </w:r>
      <w:r w:rsidRPr="00F53613">
        <w:rPr>
          <w:rFonts w:ascii="David" w:hAnsi="David"/>
        </w:rPr>
        <w:t>.</w:t>
      </w:r>
    </w:p>
    <w:p w14:paraId="1034F22B" w14:textId="483FFB39" w:rsidR="004B494A" w:rsidRPr="00F53613" w:rsidRDefault="004B494A" w:rsidP="004B494A">
      <w:pPr>
        <w:pStyle w:val="1"/>
        <w:numPr>
          <w:ilvl w:val="0"/>
          <w:numId w:val="19"/>
        </w:numPr>
        <w:rPr>
          <w:rFonts w:ascii="David" w:hAnsi="David"/>
        </w:rPr>
      </w:pPr>
      <w:r w:rsidRPr="00F53613">
        <w:rPr>
          <w:rFonts w:ascii="David" w:hAnsi="David"/>
          <w:rtl/>
        </w:rPr>
        <w:t>על ידי פתיחה בהנחת אסימונים באחת מארבע העמודות החיצוניות – משחק מושלם של השחקן השני יאפשר לו לנצח במשחק</w:t>
      </w:r>
      <w:r w:rsidRPr="00F53613">
        <w:rPr>
          <w:rFonts w:ascii="David" w:hAnsi="David"/>
        </w:rPr>
        <w:t>.</w:t>
      </w:r>
    </w:p>
    <w:p w14:paraId="5995A022" w14:textId="009676F1" w:rsidR="004B494A" w:rsidRPr="00F53613" w:rsidRDefault="004B494A" w:rsidP="004B494A">
      <w:pPr>
        <w:pStyle w:val="1"/>
        <w:numPr>
          <w:ilvl w:val="0"/>
          <w:numId w:val="19"/>
        </w:numPr>
        <w:rPr>
          <w:rFonts w:ascii="David" w:hAnsi="David"/>
        </w:rPr>
      </w:pPr>
      <w:r w:rsidRPr="00F53613">
        <w:rPr>
          <w:rFonts w:ascii="David" w:hAnsi="David"/>
          <w:rtl/>
        </w:rPr>
        <w:t xml:space="preserve">למשחק יש </w:t>
      </w:r>
      <w:r w:rsidR="00EE64BA" w:rsidRPr="00F53613">
        <w:rPr>
          <w:rFonts w:ascii="David" w:hAnsi="David"/>
          <w:color w:val="0C0D0E"/>
          <w:shd w:val="clear" w:color="auto" w:fill="FFFFFF"/>
        </w:rPr>
        <w:t>4</w:t>
      </w:r>
      <w:r w:rsidR="001E1D69" w:rsidRPr="00F53613">
        <w:rPr>
          <w:rFonts w:ascii="David" w:hAnsi="David"/>
          <w:color w:val="0C0D0E"/>
          <w:shd w:val="clear" w:color="auto" w:fill="FFFFFF"/>
        </w:rPr>
        <w:t>,</w:t>
      </w:r>
      <w:r w:rsidR="00EE64BA" w:rsidRPr="00F53613">
        <w:rPr>
          <w:rFonts w:ascii="David" w:hAnsi="David"/>
          <w:color w:val="0C0D0E"/>
          <w:shd w:val="clear" w:color="auto" w:fill="FFFFFF"/>
        </w:rPr>
        <w:t>531</w:t>
      </w:r>
      <w:r w:rsidR="001E1D69" w:rsidRPr="00F53613">
        <w:rPr>
          <w:rFonts w:ascii="David" w:hAnsi="David"/>
          <w:color w:val="0C0D0E"/>
          <w:shd w:val="clear" w:color="auto" w:fill="FFFFFF"/>
        </w:rPr>
        <w:t>,</w:t>
      </w:r>
      <w:r w:rsidR="00EE64BA" w:rsidRPr="00F53613">
        <w:rPr>
          <w:rFonts w:ascii="David" w:hAnsi="David"/>
          <w:color w:val="0C0D0E"/>
          <w:shd w:val="clear" w:color="auto" w:fill="FFFFFF"/>
        </w:rPr>
        <w:t>985</w:t>
      </w:r>
      <w:r w:rsidR="001E1D69" w:rsidRPr="00F53613">
        <w:rPr>
          <w:rFonts w:ascii="David" w:hAnsi="David"/>
          <w:color w:val="0C0D0E"/>
          <w:shd w:val="clear" w:color="auto" w:fill="FFFFFF"/>
        </w:rPr>
        <w:t>,</w:t>
      </w:r>
      <w:r w:rsidR="00EE64BA" w:rsidRPr="00F53613">
        <w:rPr>
          <w:rFonts w:ascii="David" w:hAnsi="David"/>
          <w:color w:val="0C0D0E"/>
          <w:shd w:val="clear" w:color="auto" w:fill="FFFFFF"/>
        </w:rPr>
        <w:t>219</w:t>
      </w:r>
      <w:r w:rsidR="001E1D69" w:rsidRPr="00F53613">
        <w:rPr>
          <w:rFonts w:ascii="David" w:hAnsi="David"/>
          <w:color w:val="0C0D0E"/>
          <w:shd w:val="clear" w:color="auto" w:fill="FFFFFF"/>
        </w:rPr>
        <w:t>,</w:t>
      </w:r>
      <w:r w:rsidR="00EE64BA" w:rsidRPr="00F53613">
        <w:rPr>
          <w:rFonts w:ascii="David" w:hAnsi="David"/>
          <w:color w:val="0C0D0E"/>
          <w:shd w:val="clear" w:color="auto" w:fill="FFFFFF"/>
        </w:rPr>
        <w:t>092</w:t>
      </w:r>
      <w:r w:rsidR="00EE64BA" w:rsidRPr="00F53613">
        <w:rPr>
          <w:rFonts w:ascii="David" w:hAnsi="David"/>
          <w:rtl/>
        </w:rPr>
        <w:t xml:space="preserve"> </w:t>
      </w:r>
      <w:r w:rsidR="001E1D69" w:rsidRPr="00F53613">
        <w:rPr>
          <w:rFonts w:ascii="David" w:hAnsi="David"/>
          <w:rtl/>
        </w:rPr>
        <w:t xml:space="preserve">(4.5 טריליון) </w:t>
      </w:r>
      <w:r w:rsidR="00EE64BA" w:rsidRPr="00F53613">
        <w:rPr>
          <w:rFonts w:ascii="David" w:hAnsi="David"/>
          <w:rtl/>
        </w:rPr>
        <w:t xml:space="preserve">מצבים אפשריים (מקור: </w:t>
      </w:r>
      <w:r w:rsidR="00EE64BA" w:rsidRPr="00F53613">
        <w:rPr>
          <w:rFonts w:ascii="David" w:hAnsi="David"/>
        </w:rPr>
        <w:t>(</w:t>
      </w:r>
      <w:hyperlink r:id="rId13" w:history="1">
        <w:r w:rsidR="00EE64BA" w:rsidRPr="00F53613">
          <w:rPr>
            <w:rStyle w:val="Hyperlink"/>
            <w:rFonts w:ascii="David" w:hAnsi="David"/>
          </w:rPr>
          <w:t>https://oeis.org/A212693</w:t>
        </w:r>
      </w:hyperlink>
    </w:p>
    <w:p w14:paraId="70A8DD11" w14:textId="77777777" w:rsidR="00BC0AA2" w:rsidRPr="00F53613" w:rsidRDefault="00BC0AA2" w:rsidP="00BC0AA2">
      <w:pPr>
        <w:pStyle w:val="1"/>
        <w:numPr>
          <w:ilvl w:val="0"/>
          <w:numId w:val="0"/>
        </w:numPr>
        <w:ind w:left="567" w:hanging="567"/>
        <w:rPr>
          <w:rFonts w:ascii="David" w:hAnsi="David"/>
          <w:rtl/>
        </w:rPr>
      </w:pPr>
    </w:p>
    <w:p w14:paraId="4597A7CB" w14:textId="1FD0C635" w:rsidR="0054068B" w:rsidRPr="00F53613" w:rsidRDefault="0054068B">
      <w:pPr>
        <w:keepLines w:val="0"/>
        <w:bidi w:val="0"/>
        <w:spacing w:line="240" w:lineRule="auto"/>
        <w:jc w:val="left"/>
        <w:rPr>
          <w:rFonts w:ascii="David" w:hAnsi="David"/>
          <w:b/>
          <w:bCs/>
          <w:sz w:val="44"/>
          <w:szCs w:val="44"/>
          <w:u w:val="double"/>
          <w:rtl/>
        </w:rPr>
      </w:pPr>
    </w:p>
    <w:p w14:paraId="00BB7076" w14:textId="0847CD32" w:rsidR="0054068B" w:rsidRPr="00F53613" w:rsidRDefault="0054068B" w:rsidP="0054068B">
      <w:pPr>
        <w:pStyle w:val="Heading1"/>
        <w:rPr>
          <w:rFonts w:ascii="David" w:hAnsi="David"/>
          <w:rtl/>
        </w:rPr>
      </w:pPr>
      <w:bookmarkStart w:id="6" w:name="_Toc168314911"/>
      <w:r w:rsidRPr="00F53613">
        <w:rPr>
          <w:rFonts w:ascii="David" w:hAnsi="David"/>
          <w:rtl/>
        </w:rPr>
        <w:lastRenderedPageBreak/>
        <w:t>מדריך למשתמש</w:t>
      </w:r>
      <w:bookmarkEnd w:id="6"/>
    </w:p>
    <w:p w14:paraId="7F384C97" w14:textId="24678CF4" w:rsidR="004420C4" w:rsidRDefault="00743133" w:rsidP="00743133">
      <w:pPr>
        <w:keepLines w:val="0"/>
        <w:spacing w:line="240" w:lineRule="auto"/>
        <w:jc w:val="left"/>
        <w:rPr>
          <w:rFonts w:ascii="David" w:hAnsi="David"/>
          <w:rtl/>
        </w:rPr>
      </w:pPr>
      <w:r>
        <w:rPr>
          <w:rFonts w:ascii="David" w:hAnsi="David" w:hint="cs"/>
          <w:b/>
          <w:bCs/>
          <w:rtl/>
        </w:rPr>
        <w:t xml:space="preserve">ספריות </w:t>
      </w:r>
      <w:proofErr w:type="spellStart"/>
      <w:r>
        <w:rPr>
          <w:rFonts w:ascii="David" w:hAnsi="David" w:hint="cs"/>
          <w:b/>
          <w:bCs/>
          <w:rtl/>
        </w:rPr>
        <w:t>פייתון</w:t>
      </w:r>
      <w:proofErr w:type="spellEnd"/>
      <w:r>
        <w:rPr>
          <w:rFonts w:ascii="David" w:hAnsi="David" w:hint="cs"/>
          <w:b/>
          <w:bCs/>
          <w:rtl/>
        </w:rPr>
        <w:t>:</w:t>
      </w:r>
      <w:r>
        <w:rPr>
          <w:rFonts w:ascii="David" w:hAnsi="David" w:hint="cs"/>
          <w:rtl/>
        </w:rPr>
        <w:t xml:space="preserve"> במידת הצורך, יש להוריד את הספריות הבאות של </w:t>
      </w:r>
      <w:proofErr w:type="spellStart"/>
      <w:r>
        <w:rPr>
          <w:rFonts w:ascii="David" w:hAnsi="David" w:hint="cs"/>
          <w:rtl/>
        </w:rPr>
        <w:t>פייתון</w:t>
      </w:r>
      <w:proofErr w:type="spellEnd"/>
      <w:r>
        <w:rPr>
          <w:rFonts w:ascii="David" w:hAnsi="David" w:hint="cs"/>
          <w:rtl/>
        </w:rPr>
        <w:t xml:space="preserve"> (באמצעות </w:t>
      </w:r>
      <w:r>
        <w:rPr>
          <w:rFonts w:ascii="David" w:hAnsi="David"/>
        </w:rPr>
        <w:t>pip</w:t>
      </w:r>
      <w:r>
        <w:rPr>
          <w:rFonts w:ascii="David" w:hAnsi="David" w:hint="cs"/>
          <w:rtl/>
        </w:rPr>
        <w:t>):</w:t>
      </w:r>
    </w:p>
    <w:p w14:paraId="01023B84" w14:textId="1254B150" w:rsidR="00743133" w:rsidRPr="00743133" w:rsidRDefault="00743133" w:rsidP="00743133">
      <w:pPr>
        <w:keepLines w:val="0"/>
        <w:spacing w:line="240" w:lineRule="auto"/>
        <w:jc w:val="left"/>
        <w:rPr>
          <w:rFonts w:ascii="David" w:hAnsi="David" w:hint="cs"/>
        </w:rPr>
      </w:pPr>
      <w:proofErr w:type="spellStart"/>
      <w:r>
        <w:rPr>
          <w:rFonts w:ascii="David" w:hAnsi="David"/>
        </w:rPr>
        <w:t>Pygame</w:t>
      </w:r>
      <w:proofErr w:type="spellEnd"/>
      <w:r>
        <w:rPr>
          <w:rFonts w:ascii="David" w:hAnsi="David"/>
        </w:rPr>
        <w:t>, torch, time</w:t>
      </w:r>
    </w:p>
    <w:p w14:paraId="5CA79E0E" w14:textId="03FA6BD2" w:rsidR="00465BB0" w:rsidRDefault="00465BB0" w:rsidP="00465BB0">
      <w:pPr>
        <w:keepLines w:val="0"/>
        <w:spacing w:line="240" w:lineRule="auto"/>
        <w:rPr>
          <w:rFonts w:ascii="David" w:hAnsi="David"/>
          <w:rtl/>
        </w:rPr>
      </w:pPr>
      <w:r>
        <w:rPr>
          <w:rFonts w:ascii="David" w:hAnsi="David"/>
          <w:noProof/>
          <w:rtl/>
          <w:lang w:val="he-IL"/>
        </w:rPr>
        <w:drawing>
          <wp:anchor distT="0" distB="0" distL="114300" distR="114300" simplePos="0" relativeHeight="251659264" behindDoc="1" locked="0" layoutInCell="1" allowOverlap="1" wp14:anchorId="7575CFF1" wp14:editId="7A289FDD">
            <wp:simplePos x="0" y="0"/>
            <wp:positionH relativeFrom="margin">
              <wp:align>right</wp:align>
            </wp:positionH>
            <wp:positionV relativeFrom="paragraph">
              <wp:posOffset>457200</wp:posOffset>
            </wp:positionV>
            <wp:extent cx="5343525" cy="4627245"/>
            <wp:effectExtent l="0" t="0" r="9525" b="1905"/>
            <wp:wrapTight wrapText="bothSides">
              <wp:wrapPolygon edited="0">
                <wp:start x="0" y="0"/>
                <wp:lineTo x="0" y="21520"/>
                <wp:lineTo x="21561" y="21520"/>
                <wp:lineTo x="21561" y="0"/>
                <wp:lineTo x="0" y="0"/>
              </wp:wrapPolygon>
            </wp:wrapTight>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pic:cNvPicPr/>
                  </pic:nvPicPr>
                  <pic:blipFill>
                    <a:blip r:embed="rId14">
                      <a:extLst>
                        <a:ext uri="{28A0092B-C50C-407E-A947-70E740481C1C}">
                          <a14:useLocalDpi xmlns:a14="http://schemas.microsoft.com/office/drawing/2010/main" val="0"/>
                        </a:ext>
                      </a:extLst>
                    </a:blip>
                    <a:stretch>
                      <a:fillRect/>
                    </a:stretch>
                  </pic:blipFill>
                  <pic:spPr>
                    <a:xfrm>
                      <a:off x="0" y="0"/>
                      <a:ext cx="5343525" cy="4627245"/>
                    </a:xfrm>
                    <a:prstGeom prst="rect">
                      <a:avLst/>
                    </a:prstGeom>
                  </pic:spPr>
                </pic:pic>
              </a:graphicData>
            </a:graphic>
          </wp:anchor>
        </w:drawing>
      </w:r>
      <w:r w:rsidR="004420C4">
        <w:rPr>
          <w:rFonts w:ascii="David" w:hAnsi="David" w:hint="cs"/>
          <w:b/>
          <w:bCs/>
          <w:rtl/>
        </w:rPr>
        <w:t>התחלת משחק:</w:t>
      </w:r>
      <w:r w:rsidR="004420C4">
        <w:rPr>
          <w:rFonts w:ascii="David" w:hAnsi="David" w:hint="cs"/>
          <w:rtl/>
        </w:rPr>
        <w:t xml:space="preserve"> הפעלת משחק רגיל בתוך קובץ '</w:t>
      </w:r>
      <w:r w:rsidR="004420C4">
        <w:rPr>
          <w:rFonts w:ascii="David" w:hAnsi="David" w:hint="cs"/>
        </w:rPr>
        <w:t>G</w:t>
      </w:r>
      <w:r w:rsidR="004420C4">
        <w:rPr>
          <w:rFonts w:ascii="David" w:hAnsi="David"/>
        </w:rPr>
        <w:t>ame</w:t>
      </w:r>
      <w:r w:rsidR="004420C4">
        <w:rPr>
          <w:rFonts w:ascii="David" w:hAnsi="David" w:hint="cs"/>
          <w:rtl/>
        </w:rPr>
        <w:t xml:space="preserve">'. להלן צילום המסך המציג כיצד לבחור את הסוכנים לשני השחקנים: </w:t>
      </w:r>
      <w:r w:rsidR="00BC0AA2" w:rsidRPr="00F53613">
        <w:rPr>
          <w:rFonts w:ascii="David" w:hAnsi="David"/>
          <w:rtl/>
        </w:rPr>
        <w:br w:type="page"/>
      </w:r>
    </w:p>
    <w:p w14:paraId="7D85428C" w14:textId="6A023AC9" w:rsidR="00C208D8" w:rsidRDefault="00465BB0" w:rsidP="00465BB0">
      <w:pPr>
        <w:keepLines w:val="0"/>
        <w:spacing w:line="240" w:lineRule="auto"/>
        <w:rPr>
          <w:ins w:id="7" w:author="Ofek Avivi" w:date="2024-06-03T12:10:00Z" w16du:dateUtc="2024-06-03T09:10:00Z"/>
          <w:rFonts w:ascii="David" w:hAnsi="David"/>
          <w:rtl/>
        </w:rPr>
      </w:pPr>
      <w:r>
        <w:rPr>
          <w:rFonts w:ascii="David" w:hAnsi="David" w:hint="cs"/>
          <w:rtl/>
        </w:rPr>
        <w:lastRenderedPageBreak/>
        <w:t>כמובן שיש לדאוג לפרמטרים שהסוכנים מקבלים וכי השחקנים תואמים.</w:t>
      </w:r>
      <w:r w:rsidR="00567D52">
        <w:rPr>
          <w:rFonts w:ascii="David" w:hAnsi="David" w:hint="cs"/>
          <w:rtl/>
        </w:rPr>
        <w:t xml:space="preserve"> (1 עבור שחקן 1, </w:t>
      </w:r>
      <w:r w:rsidR="00567D52">
        <w:rPr>
          <w:rFonts w:ascii="David" w:hAnsi="David"/>
        </w:rPr>
        <w:t>-1</w:t>
      </w:r>
      <w:r w:rsidR="00567D52">
        <w:rPr>
          <w:rFonts w:ascii="David" w:hAnsi="David" w:hint="cs"/>
          <w:rtl/>
        </w:rPr>
        <w:t xml:space="preserve"> עבור שחקן 2)</w:t>
      </w:r>
      <w:r>
        <w:rPr>
          <w:rFonts w:ascii="David" w:hAnsi="David" w:hint="cs"/>
          <w:rtl/>
        </w:rPr>
        <w:t xml:space="preserve"> </w:t>
      </w:r>
    </w:p>
    <w:p w14:paraId="6D741645" w14:textId="77777777" w:rsidR="003D2726" w:rsidRDefault="00C208D8" w:rsidP="00465BB0">
      <w:pPr>
        <w:keepLines w:val="0"/>
        <w:spacing w:line="240" w:lineRule="auto"/>
        <w:rPr>
          <w:rFonts w:ascii="David" w:hAnsi="David"/>
          <w:b/>
          <w:bCs/>
          <w:rtl/>
        </w:rPr>
      </w:pPr>
      <w:r>
        <w:rPr>
          <w:rFonts w:ascii="David" w:hAnsi="David" w:hint="cs"/>
          <w:b/>
          <w:bCs/>
          <w:rtl/>
        </w:rPr>
        <w:t>סוכנים אפשריים</w:t>
      </w:r>
      <w:r w:rsidR="00567D52">
        <w:rPr>
          <w:rFonts w:ascii="David" w:hAnsi="David" w:hint="cs"/>
          <w:b/>
          <w:bCs/>
          <w:rtl/>
        </w:rPr>
        <w:t xml:space="preserve"> לבחירה</w:t>
      </w:r>
      <w:r>
        <w:rPr>
          <w:rFonts w:ascii="David" w:hAnsi="David" w:hint="cs"/>
          <w:b/>
          <w:bCs/>
          <w:rtl/>
        </w:rPr>
        <w:t xml:space="preserve">: </w:t>
      </w:r>
    </w:p>
    <w:p w14:paraId="2DBCDF5A" w14:textId="09C88A73" w:rsidR="00C208D8" w:rsidRPr="00C208D8" w:rsidRDefault="00C208D8" w:rsidP="00465BB0">
      <w:pPr>
        <w:keepLines w:val="0"/>
        <w:spacing w:line="240" w:lineRule="auto"/>
        <w:rPr>
          <w:rFonts w:ascii="David" w:hAnsi="David" w:hint="cs"/>
          <w:rtl/>
        </w:rPr>
      </w:pPr>
      <w:proofErr w:type="spellStart"/>
      <w:r>
        <w:rPr>
          <w:rFonts w:ascii="David" w:hAnsi="David"/>
        </w:rPr>
        <w:t>Human_Agent</w:t>
      </w:r>
      <w:proofErr w:type="spellEnd"/>
      <w:r>
        <w:rPr>
          <w:rFonts w:ascii="David" w:hAnsi="David"/>
        </w:rPr>
        <w:t xml:space="preserve">, </w:t>
      </w:r>
      <w:proofErr w:type="spellStart"/>
      <w:r>
        <w:rPr>
          <w:rFonts w:ascii="David" w:hAnsi="David"/>
        </w:rPr>
        <w:t>Random_Agent</w:t>
      </w:r>
      <w:proofErr w:type="spellEnd"/>
      <w:r>
        <w:rPr>
          <w:rFonts w:ascii="David" w:hAnsi="David"/>
        </w:rPr>
        <w:t xml:space="preserve">, </w:t>
      </w:r>
      <w:proofErr w:type="spellStart"/>
      <w:r>
        <w:rPr>
          <w:rFonts w:ascii="David" w:hAnsi="David"/>
        </w:rPr>
        <w:t>minMax_Agent</w:t>
      </w:r>
      <w:proofErr w:type="spellEnd"/>
      <w:r>
        <w:rPr>
          <w:rFonts w:ascii="David" w:hAnsi="David"/>
        </w:rPr>
        <w:t xml:space="preserve">, </w:t>
      </w:r>
      <w:proofErr w:type="spellStart"/>
      <w:r>
        <w:rPr>
          <w:rFonts w:ascii="David" w:hAnsi="David"/>
        </w:rPr>
        <w:t>AlphaBeta_Agent</w:t>
      </w:r>
      <w:proofErr w:type="spellEnd"/>
      <w:r>
        <w:rPr>
          <w:rFonts w:ascii="David" w:hAnsi="David"/>
        </w:rPr>
        <w:t xml:space="preserve">, </w:t>
      </w:r>
      <w:proofErr w:type="spellStart"/>
      <w:r>
        <w:rPr>
          <w:rFonts w:ascii="David" w:hAnsi="David"/>
        </w:rPr>
        <w:t>DQN_Agent</w:t>
      </w:r>
      <w:proofErr w:type="spellEnd"/>
    </w:p>
    <w:p w14:paraId="1FB97D1E" w14:textId="77777777" w:rsidR="003D2726" w:rsidRDefault="003D2726" w:rsidP="00465BB0">
      <w:pPr>
        <w:keepLines w:val="0"/>
        <w:spacing w:line="240" w:lineRule="auto"/>
        <w:rPr>
          <w:rFonts w:ascii="David" w:hAnsi="David"/>
          <w:rtl/>
        </w:rPr>
      </w:pPr>
    </w:p>
    <w:p w14:paraId="39071182" w14:textId="3A065361" w:rsidR="00465BB0" w:rsidRDefault="00465BB0" w:rsidP="00465BB0">
      <w:pPr>
        <w:keepLines w:val="0"/>
        <w:spacing w:line="240" w:lineRule="auto"/>
        <w:rPr>
          <w:rFonts w:ascii="David" w:hAnsi="David"/>
          <w:rtl/>
        </w:rPr>
      </w:pPr>
      <w:r>
        <w:rPr>
          <w:rFonts w:ascii="David" w:hAnsi="David" w:hint="cs"/>
          <w:rtl/>
        </w:rPr>
        <w:t xml:space="preserve">כעת יש להריץ את הקובץ באמצעות </w:t>
      </w:r>
      <w:r>
        <w:rPr>
          <w:rFonts w:ascii="David" w:hAnsi="David"/>
        </w:rPr>
        <w:t>Ctrl + F5</w:t>
      </w:r>
      <w:r>
        <w:rPr>
          <w:rFonts w:ascii="David" w:hAnsi="David" w:hint="cs"/>
          <w:rtl/>
        </w:rPr>
        <w:t xml:space="preserve"> ויתחיל המשחק. </w:t>
      </w:r>
    </w:p>
    <w:p w14:paraId="3C14CB0E" w14:textId="04BEBC58" w:rsidR="00465BB0" w:rsidRDefault="00465BB0" w:rsidP="00465BB0">
      <w:pPr>
        <w:keepLines w:val="0"/>
        <w:spacing w:line="240" w:lineRule="auto"/>
        <w:rPr>
          <w:rFonts w:ascii="David" w:hAnsi="David"/>
          <w:rtl/>
        </w:rPr>
      </w:pPr>
    </w:p>
    <w:p w14:paraId="244C30CC" w14:textId="1BF7FE0D" w:rsidR="00465BB0" w:rsidRDefault="00465BB0" w:rsidP="00465BB0">
      <w:pPr>
        <w:keepLines w:val="0"/>
        <w:spacing w:line="240" w:lineRule="auto"/>
        <w:rPr>
          <w:rFonts w:ascii="David" w:hAnsi="David"/>
          <w:rtl/>
        </w:rPr>
      </w:pPr>
      <w:r>
        <w:rPr>
          <w:rFonts w:ascii="David" w:hAnsi="David" w:hint="cs"/>
          <w:noProof/>
          <w:rtl/>
          <w:lang w:val="he-IL"/>
        </w:rPr>
        <w:drawing>
          <wp:anchor distT="0" distB="0" distL="114300" distR="114300" simplePos="0" relativeHeight="251660288" behindDoc="1" locked="0" layoutInCell="1" allowOverlap="1" wp14:anchorId="4185E857" wp14:editId="607C7A94">
            <wp:simplePos x="0" y="0"/>
            <wp:positionH relativeFrom="margin">
              <wp:align>right</wp:align>
            </wp:positionH>
            <wp:positionV relativeFrom="paragraph">
              <wp:posOffset>550545</wp:posOffset>
            </wp:positionV>
            <wp:extent cx="5278120" cy="4228465"/>
            <wp:effectExtent l="0" t="0" r="0" b="635"/>
            <wp:wrapTight wrapText="bothSides">
              <wp:wrapPolygon edited="0">
                <wp:start x="0" y="0"/>
                <wp:lineTo x="0" y="21506"/>
                <wp:lineTo x="21517" y="21506"/>
                <wp:lineTo x="21517" y="0"/>
                <wp:lineTo x="0" y="0"/>
              </wp:wrapPolygon>
            </wp:wrapTight>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4"/>
                    <pic:cNvPicPr/>
                  </pic:nvPicPr>
                  <pic:blipFill>
                    <a:blip r:embed="rId15">
                      <a:extLst>
                        <a:ext uri="{28A0092B-C50C-407E-A947-70E740481C1C}">
                          <a14:useLocalDpi xmlns:a14="http://schemas.microsoft.com/office/drawing/2010/main" val="0"/>
                        </a:ext>
                      </a:extLst>
                    </a:blip>
                    <a:stretch>
                      <a:fillRect/>
                    </a:stretch>
                  </pic:blipFill>
                  <pic:spPr>
                    <a:xfrm>
                      <a:off x="0" y="0"/>
                      <a:ext cx="5278120" cy="4228465"/>
                    </a:xfrm>
                    <a:prstGeom prst="rect">
                      <a:avLst/>
                    </a:prstGeom>
                  </pic:spPr>
                </pic:pic>
              </a:graphicData>
            </a:graphic>
          </wp:anchor>
        </w:drawing>
      </w:r>
      <w:r>
        <w:rPr>
          <w:rFonts w:ascii="David" w:hAnsi="David" w:hint="cs"/>
          <w:b/>
          <w:bCs/>
          <w:rtl/>
        </w:rPr>
        <w:t xml:space="preserve">מהלך המשחק: </w:t>
      </w:r>
      <w:r>
        <w:rPr>
          <w:rFonts w:ascii="David" w:hAnsi="David" w:hint="cs"/>
          <w:rtl/>
        </w:rPr>
        <w:t xml:space="preserve">כדי לשחק יש להקיש על אחד המקשים 1-7 כאשר כל מספר תואם למספר הטור בלוח כאשר 1 הטור הכי שמאלי. יש לציין כי הקשת מקש אחר תדפיס שגיאה והמשחק ימשיך כרגיל ויחכה לפעולת השחקן. </w:t>
      </w:r>
    </w:p>
    <w:p w14:paraId="13DA0B12" w14:textId="2EE77CEB" w:rsidR="00465BB0" w:rsidRDefault="00465BB0" w:rsidP="00465BB0">
      <w:pPr>
        <w:keepLines w:val="0"/>
        <w:spacing w:line="240" w:lineRule="auto"/>
        <w:rPr>
          <w:rFonts w:ascii="David" w:hAnsi="David"/>
          <w:rtl/>
        </w:rPr>
      </w:pPr>
    </w:p>
    <w:p w14:paraId="478FB02A" w14:textId="6E66147F" w:rsidR="005E38AB" w:rsidRDefault="00465BB0" w:rsidP="005E38AB">
      <w:pPr>
        <w:keepLines w:val="0"/>
        <w:spacing w:line="240" w:lineRule="auto"/>
        <w:rPr>
          <w:rFonts w:ascii="David" w:hAnsi="David"/>
          <w:rtl/>
        </w:rPr>
      </w:pPr>
      <w:r>
        <w:rPr>
          <w:rFonts w:ascii="David" w:hAnsi="David" w:hint="cs"/>
          <w:b/>
          <w:bCs/>
          <w:rtl/>
        </w:rPr>
        <w:lastRenderedPageBreak/>
        <w:t xml:space="preserve">סיום המשחק: </w:t>
      </w:r>
      <w:r>
        <w:rPr>
          <w:rFonts w:ascii="David" w:hAnsi="David" w:hint="cs"/>
          <w:rtl/>
        </w:rPr>
        <w:t xml:space="preserve">כאשר אחד השחקנים מחבר ארבעה מכליו בשורה </w:t>
      </w:r>
      <w:r>
        <w:rPr>
          <w:rFonts w:ascii="David" w:hAnsi="David"/>
          <w:rtl/>
        </w:rPr>
        <w:t>–</w:t>
      </w:r>
      <w:r>
        <w:rPr>
          <w:rFonts w:ascii="David" w:hAnsi="David" w:hint="cs"/>
          <w:rtl/>
        </w:rPr>
        <w:t xml:space="preserve"> המשחק נגמר והשחקן מנצח, וחלון המשחק נסגר אוטומטית. בנוסף מודפסת הודעה על המסך של השחקן שניצח. </w:t>
      </w:r>
      <w:r w:rsidR="00F20252">
        <w:rPr>
          <w:rFonts w:ascii="David" w:hAnsi="David" w:hint="cs"/>
          <w:noProof/>
          <w:rtl/>
          <w:lang w:val="he-IL"/>
        </w:rPr>
        <w:drawing>
          <wp:anchor distT="0" distB="0" distL="114300" distR="114300" simplePos="0" relativeHeight="251661312" behindDoc="1" locked="0" layoutInCell="1" allowOverlap="1" wp14:anchorId="15754BAB" wp14:editId="69A01AD2">
            <wp:simplePos x="0" y="0"/>
            <wp:positionH relativeFrom="margin">
              <wp:align>right</wp:align>
            </wp:positionH>
            <wp:positionV relativeFrom="paragraph">
              <wp:posOffset>395605</wp:posOffset>
            </wp:positionV>
            <wp:extent cx="5278120" cy="4212590"/>
            <wp:effectExtent l="0" t="0" r="0" b="0"/>
            <wp:wrapTight wrapText="bothSides">
              <wp:wrapPolygon edited="0">
                <wp:start x="0" y="0"/>
                <wp:lineTo x="0" y="21489"/>
                <wp:lineTo x="21517" y="21489"/>
                <wp:lineTo x="21517" y="0"/>
                <wp:lineTo x="0" y="0"/>
              </wp:wrapPolygon>
            </wp:wrapTight>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תמונה 5"/>
                    <pic:cNvPicPr/>
                  </pic:nvPicPr>
                  <pic:blipFill>
                    <a:blip r:embed="rId16">
                      <a:extLst>
                        <a:ext uri="{28A0092B-C50C-407E-A947-70E740481C1C}">
                          <a14:useLocalDpi xmlns:a14="http://schemas.microsoft.com/office/drawing/2010/main" val="0"/>
                        </a:ext>
                      </a:extLst>
                    </a:blip>
                    <a:stretch>
                      <a:fillRect/>
                    </a:stretch>
                  </pic:blipFill>
                  <pic:spPr>
                    <a:xfrm>
                      <a:off x="0" y="0"/>
                      <a:ext cx="5278120" cy="4212590"/>
                    </a:xfrm>
                    <a:prstGeom prst="rect">
                      <a:avLst/>
                    </a:prstGeom>
                  </pic:spPr>
                </pic:pic>
              </a:graphicData>
            </a:graphic>
          </wp:anchor>
        </w:drawing>
      </w:r>
    </w:p>
    <w:p w14:paraId="5615655C" w14:textId="06AA4740" w:rsidR="005E38AB" w:rsidRDefault="005E38AB" w:rsidP="005E38AB">
      <w:pPr>
        <w:rPr>
          <w:rtl/>
        </w:rPr>
      </w:pPr>
    </w:p>
    <w:p w14:paraId="3702EB19" w14:textId="77777777" w:rsidR="00763EBC" w:rsidRDefault="00763EBC" w:rsidP="005E38AB">
      <w:pPr>
        <w:rPr>
          <w:b/>
          <w:bCs/>
          <w:rtl/>
        </w:rPr>
      </w:pPr>
    </w:p>
    <w:p w14:paraId="182650C5" w14:textId="77777777" w:rsidR="00763EBC" w:rsidRDefault="00763EBC" w:rsidP="005E38AB">
      <w:pPr>
        <w:rPr>
          <w:b/>
          <w:bCs/>
          <w:rtl/>
        </w:rPr>
      </w:pPr>
    </w:p>
    <w:p w14:paraId="2F2AA742" w14:textId="77777777" w:rsidR="00763EBC" w:rsidRDefault="00763EBC" w:rsidP="005E38AB">
      <w:pPr>
        <w:rPr>
          <w:b/>
          <w:bCs/>
          <w:rtl/>
        </w:rPr>
      </w:pPr>
    </w:p>
    <w:p w14:paraId="2E2A4253" w14:textId="77777777" w:rsidR="00763EBC" w:rsidRDefault="00763EBC" w:rsidP="005E38AB">
      <w:pPr>
        <w:rPr>
          <w:b/>
          <w:bCs/>
          <w:rtl/>
        </w:rPr>
      </w:pPr>
    </w:p>
    <w:p w14:paraId="7038ACD4" w14:textId="77777777" w:rsidR="00763EBC" w:rsidRDefault="00763EBC" w:rsidP="005E38AB">
      <w:pPr>
        <w:rPr>
          <w:b/>
          <w:bCs/>
          <w:rtl/>
        </w:rPr>
      </w:pPr>
    </w:p>
    <w:p w14:paraId="13C12DF3" w14:textId="77777777" w:rsidR="00763EBC" w:rsidRDefault="00763EBC" w:rsidP="005E38AB">
      <w:pPr>
        <w:rPr>
          <w:b/>
          <w:bCs/>
          <w:rtl/>
        </w:rPr>
      </w:pPr>
    </w:p>
    <w:p w14:paraId="427618DE" w14:textId="77777777" w:rsidR="00763EBC" w:rsidRDefault="00763EBC" w:rsidP="005E38AB">
      <w:pPr>
        <w:rPr>
          <w:b/>
          <w:bCs/>
          <w:rtl/>
        </w:rPr>
      </w:pPr>
    </w:p>
    <w:p w14:paraId="2F9FA41C" w14:textId="77777777" w:rsidR="00763EBC" w:rsidRDefault="00763EBC" w:rsidP="005E38AB">
      <w:pPr>
        <w:rPr>
          <w:b/>
          <w:bCs/>
          <w:rtl/>
        </w:rPr>
      </w:pPr>
    </w:p>
    <w:p w14:paraId="72C3B51C" w14:textId="77777777" w:rsidR="00763EBC" w:rsidRDefault="00763EBC" w:rsidP="005E38AB">
      <w:pPr>
        <w:rPr>
          <w:b/>
          <w:bCs/>
          <w:rtl/>
        </w:rPr>
      </w:pPr>
    </w:p>
    <w:p w14:paraId="4CB667D1" w14:textId="77777777" w:rsidR="00763EBC" w:rsidRDefault="00763EBC" w:rsidP="005E38AB">
      <w:pPr>
        <w:rPr>
          <w:b/>
          <w:bCs/>
          <w:rtl/>
        </w:rPr>
      </w:pPr>
    </w:p>
    <w:p w14:paraId="03EF3B7C" w14:textId="77777777" w:rsidR="00763EBC" w:rsidRDefault="00763EBC" w:rsidP="005E38AB">
      <w:pPr>
        <w:rPr>
          <w:b/>
          <w:bCs/>
          <w:rtl/>
        </w:rPr>
      </w:pPr>
    </w:p>
    <w:p w14:paraId="56228109" w14:textId="77777777" w:rsidR="00763EBC" w:rsidRDefault="00763EBC" w:rsidP="005E38AB">
      <w:pPr>
        <w:rPr>
          <w:b/>
          <w:bCs/>
          <w:rtl/>
        </w:rPr>
      </w:pPr>
    </w:p>
    <w:p w14:paraId="292C545D" w14:textId="77777777" w:rsidR="00763EBC" w:rsidRDefault="00763EBC" w:rsidP="005E38AB">
      <w:pPr>
        <w:rPr>
          <w:b/>
          <w:bCs/>
          <w:rtl/>
        </w:rPr>
      </w:pPr>
    </w:p>
    <w:p w14:paraId="4DD810AF" w14:textId="77777777" w:rsidR="00763EBC" w:rsidRDefault="00763EBC" w:rsidP="005E38AB">
      <w:pPr>
        <w:rPr>
          <w:b/>
          <w:bCs/>
          <w:rtl/>
        </w:rPr>
      </w:pPr>
    </w:p>
    <w:p w14:paraId="44273E3C" w14:textId="77777777" w:rsidR="00763EBC" w:rsidRDefault="00763EBC" w:rsidP="005E38AB">
      <w:pPr>
        <w:rPr>
          <w:b/>
          <w:bCs/>
          <w:rtl/>
        </w:rPr>
      </w:pPr>
    </w:p>
    <w:p w14:paraId="2455D3E3" w14:textId="77777777" w:rsidR="00763EBC" w:rsidRDefault="00763EBC" w:rsidP="005E38AB">
      <w:pPr>
        <w:rPr>
          <w:b/>
          <w:bCs/>
          <w:rtl/>
        </w:rPr>
      </w:pPr>
    </w:p>
    <w:p w14:paraId="478790EB" w14:textId="355F4E91" w:rsidR="003513AC" w:rsidRDefault="003513AC" w:rsidP="005E38AB">
      <w:r>
        <w:rPr>
          <w:rFonts w:hint="cs"/>
          <w:b/>
          <w:bCs/>
          <w:rtl/>
        </w:rPr>
        <w:lastRenderedPageBreak/>
        <w:t>אימון שחקן:</w:t>
      </w:r>
      <w:r>
        <w:rPr>
          <w:rFonts w:hint="cs"/>
          <w:rtl/>
        </w:rPr>
        <w:t xml:space="preserve"> קודם כל, הגדרת הפרמטרים נמצאת בקבצים הבאים:</w:t>
      </w:r>
    </w:p>
    <w:p w14:paraId="556B9E4A" w14:textId="554013B5" w:rsidR="003513AC" w:rsidRDefault="003513AC" w:rsidP="005E38AB">
      <w:r>
        <w:t>“Constant”, “</w:t>
      </w:r>
      <w:proofErr w:type="spellStart"/>
      <w:r>
        <w:t>ReplayBuffer</w:t>
      </w:r>
      <w:proofErr w:type="spellEnd"/>
      <w:r>
        <w:t>”, “Trainer_*”, “DQN”</w:t>
      </w:r>
    </w:p>
    <w:p w14:paraId="6B7E0B52" w14:textId="570B5865" w:rsidR="003513AC" w:rsidRDefault="003513AC" w:rsidP="005E38AB">
      <w:pPr>
        <w:rPr>
          <w:rtl/>
        </w:rPr>
      </w:pPr>
      <w:r>
        <w:rPr>
          <w:rFonts w:hint="cs"/>
          <w:rtl/>
        </w:rPr>
        <w:t xml:space="preserve">כאשר </w:t>
      </w:r>
      <w:r>
        <w:t>Trainer</w:t>
      </w:r>
      <w:r>
        <w:rPr>
          <w:rFonts w:hint="cs"/>
          <w:rtl/>
        </w:rPr>
        <w:t xml:space="preserve"> כולל את רובם, </w:t>
      </w:r>
      <w:r>
        <w:t>DQN</w:t>
      </w:r>
      <w:r>
        <w:rPr>
          <w:rFonts w:hint="cs"/>
          <w:rtl/>
        </w:rPr>
        <w:t xml:space="preserve"> כולל את מבנה רשת הנוירונים המלאכותית (</w:t>
      </w:r>
      <w:r>
        <w:t>ANN</w:t>
      </w:r>
      <w:r>
        <w:rPr>
          <w:rFonts w:hint="cs"/>
          <w:rtl/>
        </w:rPr>
        <w:t xml:space="preserve">), </w:t>
      </w:r>
      <w:proofErr w:type="spellStart"/>
      <w:r>
        <w:t>ReplayBuffer</w:t>
      </w:r>
      <w:proofErr w:type="spellEnd"/>
      <w:r>
        <w:rPr>
          <w:rFonts w:hint="cs"/>
          <w:rtl/>
        </w:rPr>
        <w:t xml:space="preserve"> כולל את גודל ה</w:t>
      </w:r>
      <w:r>
        <w:t>buffer</w:t>
      </w:r>
      <w:r>
        <w:rPr>
          <w:rFonts w:hint="cs"/>
          <w:rtl/>
        </w:rPr>
        <w:t>, ו</w:t>
      </w:r>
      <w:r>
        <w:t>Constant</w:t>
      </w:r>
      <w:r>
        <w:rPr>
          <w:rFonts w:hint="cs"/>
          <w:rtl/>
        </w:rPr>
        <w:t xml:space="preserve"> כולל את </w:t>
      </w:r>
      <w:r>
        <w:t>decay</w:t>
      </w:r>
      <w:r>
        <w:rPr>
          <w:rFonts w:hint="cs"/>
          <w:rtl/>
        </w:rPr>
        <w:t>.</w:t>
      </w:r>
      <w:r w:rsidR="004B1847">
        <w:rPr>
          <w:rFonts w:hint="cs"/>
          <w:rtl/>
        </w:rPr>
        <w:t xml:space="preserve"> בנוסף, ניתן להגדיר </w:t>
      </w:r>
      <w:r w:rsidR="004B1847">
        <w:t>scheduler</w:t>
      </w:r>
      <w:r w:rsidR="004B1847">
        <w:rPr>
          <w:rFonts w:hint="cs"/>
          <w:rtl/>
        </w:rPr>
        <w:t xml:space="preserve"> בתוך קובץ האימון ולהגדיר כל כמה זמן מתבצע עדכון קצב הלמידה (</w:t>
      </w:r>
      <w:r w:rsidR="004B1847">
        <w:t>LR</w:t>
      </w:r>
      <w:r w:rsidR="004B1847">
        <w:rPr>
          <w:rFonts w:hint="cs"/>
          <w:rtl/>
        </w:rPr>
        <w:t>).</w:t>
      </w:r>
    </w:p>
    <w:p w14:paraId="4D7C077D" w14:textId="553CDA2D" w:rsidR="005E38AB" w:rsidRDefault="003513AC" w:rsidP="005E38AB">
      <w:pPr>
        <w:rPr>
          <w:rtl/>
        </w:rPr>
      </w:pPr>
      <w:r>
        <w:rPr>
          <w:rFonts w:hint="cs"/>
          <w:rtl/>
        </w:rPr>
        <w:t xml:space="preserve">הקבצים להריץ כדי לאמן סוכן הם אחד מהקבצים מהצורה </w:t>
      </w:r>
      <w:r>
        <w:t>“Trainer_*”</w:t>
      </w:r>
      <w:r>
        <w:rPr>
          <w:rFonts w:hint="cs"/>
          <w:rtl/>
        </w:rPr>
        <w:t xml:space="preserve"> כאשר ההבדל ביניהם הוא סוג השחקן שמאמנים. נציג את האימון בקובץ </w:t>
      </w:r>
      <w:r>
        <w:t>“</w:t>
      </w:r>
      <w:proofErr w:type="spellStart"/>
      <w:r>
        <w:t>Trainer_Red</w:t>
      </w:r>
      <w:proofErr w:type="spellEnd"/>
      <w:r>
        <w:t>”</w:t>
      </w:r>
      <w:r>
        <w:rPr>
          <w:rFonts w:hint="cs"/>
          <w:rtl/>
        </w:rPr>
        <w:t>. לאחר הגדרת הפרמטרים,</w:t>
      </w:r>
      <w:r w:rsidR="004B1847">
        <w:rPr>
          <w:rFonts w:hint="cs"/>
          <w:rtl/>
        </w:rPr>
        <w:t xml:space="preserve"> יש ליצור\לבחור קבצים לשמור את הפרמטרים של רשת הנוירונים והמודל הנוכחי.</w:t>
      </w:r>
    </w:p>
    <w:p w14:paraId="5BC5CABA" w14:textId="4F3897E7" w:rsidR="004B1847" w:rsidRPr="003513AC" w:rsidRDefault="004B1847" w:rsidP="005E38AB">
      <w:r>
        <w:rPr>
          <w:rFonts w:hint="cs"/>
          <w:noProof/>
        </w:rPr>
        <w:drawing>
          <wp:inline distT="0" distB="0" distL="0" distR="0" wp14:anchorId="49284F29" wp14:editId="74355FA7">
            <wp:extent cx="5278120" cy="3143885"/>
            <wp:effectExtent l="0" t="0" r="0" b="0"/>
            <wp:docPr id="429350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350552" name="Picture 429350552"/>
                    <pic:cNvPicPr/>
                  </pic:nvPicPr>
                  <pic:blipFill>
                    <a:blip r:embed="rId17">
                      <a:extLst>
                        <a:ext uri="{28A0092B-C50C-407E-A947-70E740481C1C}">
                          <a14:useLocalDpi xmlns:a14="http://schemas.microsoft.com/office/drawing/2010/main" val="0"/>
                        </a:ext>
                      </a:extLst>
                    </a:blip>
                    <a:stretch>
                      <a:fillRect/>
                    </a:stretch>
                  </pic:blipFill>
                  <pic:spPr>
                    <a:xfrm>
                      <a:off x="0" y="0"/>
                      <a:ext cx="5278120" cy="3143885"/>
                    </a:xfrm>
                    <a:prstGeom prst="rect">
                      <a:avLst/>
                    </a:prstGeom>
                  </pic:spPr>
                </pic:pic>
              </a:graphicData>
            </a:graphic>
          </wp:inline>
        </w:drawing>
      </w:r>
    </w:p>
    <w:p w14:paraId="47CF56B0" w14:textId="00ABCD5E" w:rsidR="005E38AB" w:rsidRDefault="004B1847" w:rsidP="005E38AB">
      <w:pPr>
        <w:rPr>
          <w:rtl/>
        </w:rPr>
      </w:pPr>
      <w:r>
        <w:rPr>
          <w:rFonts w:hint="cs"/>
          <w:rtl/>
        </w:rPr>
        <w:t>אנו נשתמש ב2 הקבצים הראשונים לטעינה ושמירת הפרמטרים. בקובץ ה3 נשמרים הפרמטרים הכי טובים שהתקבלו עד כה באימון (עם אחוז הניצחון הכי גבוה). בקובץ ה4 נשמרים נתוני ה</w:t>
      </w:r>
      <w:r>
        <w:t>buffer</w:t>
      </w:r>
      <w:r>
        <w:rPr>
          <w:rFonts w:hint="cs"/>
          <w:rtl/>
        </w:rPr>
        <w:t>, בקבצים 5 ו6 נשמרים נתונים להצגה בגרף (בהמשך). בקובץ האחרון נשמרים הפרמטרים הכי טובים נגד שחקן רנדומלי.</w:t>
      </w:r>
    </w:p>
    <w:p w14:paraId="68400970" w14:textId="7BB7020C" w:rsidR="005E38AB" w:rsidRDefault="005E38AB" w:rsidP="005E38AB">
      <w:pPr>
        <w:rPr>
          <w:rtl/>
        </w:rPr>
      </w:pPr>
    </w:p>
    <w:p w14:paraId="7D76C159" w14:textId="2850F1AF" w:rsidR="004B1847" w:rsidRPr="004B1847" w:rsidRDefault="004B1847" w:rsidP="004B1847">
      <w:pPr>
        <w:jc w:val="left"/>
        <w:rPr>
          <w:rtl/>
        </w:rPr>
      </w:pPr>
      <w:r>
        <w:rPr>
          <w:rFonts w:hint="cs"/>
          <w:b/>
          <w:bCs/>
          <w:rtl/>
        </w:rPr>
        <w:lastRenderedPageBreak/>
        <w:t>טעינת פרמטרים:</w:t>
      </w:r>
      <w:r>
        <w:rPr>
          <w:rFonts w:hint="cs"/>
          <w:rtl/>
        </w:rPr>
        <w:t xml:space="preserve"> </w:t>
      </w:r>
      <w:r>
        <w:rPr>
          <w:noProof/>
          <w:rtl/>
          <w:lang w:val="he-IL"/>
        </w:rPr>
        <w:drawing>
          <wp:inline distT="0" distB="0" distL="0" distR="0" wp14:anchorId="4CFA60CF" wp14:editId="37DC6169">
            <wp:extent cx="5278120" cy="4227195"/>
            <wp:effectExtent l="0" t="0" r="0" b="1905"/>
            <wp:docPr id="496659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65961" name="Picture 49665961"/>
                    <pic:cNvPicPr/>
                  </pic:nvPicPr>
                  <pic:blipFill>
                    <a:blip r:embed="rId18">
                      <a:extLst>
                        <a:ext uri="{28A0092B-C50C-407E-A947-70E740481C1C}">
                          <a14:useLocalDpi xmlns:a14="http://schemas.microsoft.com/office/drawing/2010/main" val="0"/>
                        </a:ext>
                      </a:extLst>
                    </a:blip>
                    <a:stretch>
                      <a:fillRect/>
                    </a:stretch>
                  </pic:blipFill>
                  <pic:spPr>
                    <a:xfrm>
                      <a:off x="0" y="0"/>
                      <a:ext cx="5278120" cy="4227195"/>
                    </a:xfrm>
                    <a:prstGeom prst="rect">
                      <a:avLst/>
                    </a:prstGeom>
                  </pic:spPr>
                </pic:pic>
              </a:graphicData>
            </a:graphic>
          </wp:inline>
        </w:drawing>
      </w:r>
    </w:p>
    <w:p w14:paraId="36D689EF" w14:textId="1C4622C6" w:rsidR="005E38AB" w:rsidRDefault="00036A2F" w:rsidP="005E38AB">
      <w:pPr>
        <w:rPr>
          <w:rtl/>
        </w:rPr>
      </w:pPr>
      <w:r>
        <w:rPr>
          <w:rFonts w:hint="cs"/>
          <w:rtl/>
        </w:rPr>
        <w:t>באזורים המוקפים באדום, אם רוצים לטעון מודלים קיימים יש להגדיר את ה</w:t>
      </w:r>
      <w:r>
        <w:t>path</w:t>
      </w:r>
      <w:r>
        <w:rPr>
          <w:rFonts w:hint="cs"/>
          <w:rtl/>
        </w:rPr>
        <w:t xml:space="preserve"> לפי הקבצים שהוגדרו בתחילת הקובץ (כפי שפורט דלעיל). בנוסף, כדי לטעון גם את הפרמטרים של הגרף, יש להחליף את כל המערכים הריקים במה שמסומן אחר כך כהערה (כדי לטעון את הנתונים הקיימים).</w:t>
      </w:r>
    </w:p>
    <w:p w14:paraId="5D6D2104" w14:textId="3E98758A" w:rsidR="005E38AB" w:rsidRDefault="005E38AB" w:rsidP="005E38AB">
      <w:pPr>
        <w:rPr>
          <w:rtl/>
        </w:rPr>
      </w:pPr>
    </w:p>
    <w:p w14:paraId="5CA457CC" w14:textId="77777777" w:rsidR="00763EBC" w:rsidRDefault="00763EBC" w:rsidP="005E38AB">
      <w:pPr>
        <w:rPr>
          <w:b/>
          <w:bCs/>
          <w:rtl/>
        </w:rPr>
      </w:pPr>
    </w:p>
    <w:p w14:paraId="0AD6E228" w14:textId="77777777" w:rsidR="00763EBC" w:rsidRDefault="00763EBC" w:rsidP="005E38AB">
      <w:pPr>
        <w:rPr>
          <w:b/>
          <w:bCs/>
          <w:rtl/>
        </w:rPr>
      </w:pPr>
    </w:p>
    <w:p w14:paraId="7E61C246" w14:textId="77777777" w:rsidR="00763EBC" w:rsidRDefault="00763EBC" w:rsidP="005E38AB">
      <w:pPr>
        <w:rPr>
          <w:b/>
          <w:bCs/>
          <w:rtl/>
        </w:rPr>
      </w:pPr>
    </w:p>
    <w:p w14:paraId="7AF93169" w14:textId="77777777" w:rsidR="00763EBC" w:rsidRDefault="00763EBC" w:rsidP="005E38AB">
      <w:pPr>
        <w:rPr>
          <w:b/>
          <w:bCs/>
          <w:rtl/>
        </w:rPr>
      </w:pPr>
    </w:p>
    <w:p w14:paraId="045FEFDC" w14:textId="77777777" w:rsidR="00763EBC" w:rsidRDefault="00763EBC" w:rsidP="005E38AB">
      <w:pPr>
        <w:rPr>
          <w:b/>
          <w:bCs/>
          <w:rtl/>
        </w:rPr>
      </w:pPr>
    </w:p>
    <w:p w14:paraId="10056E62" w14:textId="77777777" w:rsidR="00763EBC" w:rsidRDefault="00763EBC" w:rsidP="005E38AB">
      <w:pPr>
        <w:rPr>
          <w:b/>
          <w:bCs/>
          <w:rtl/>
        </w:rPr>
      </w:pPr>
    </w:p>
    <w:p w14:paraId="51D67321" w14:textId="77777777" w:rsidR="00763EBC" w:rsidRDefault="00763EBC" w:rsidP="005E38AB">
      <w:pPr>
        <w:rPr>
          <w:b/>
          <w:bCs/>
          <w:rtl/>
        </w:rPr>
      </w:pPr>
    </w:p>
    <w:p w14:paraId="55294273" w14:textId="77777777" w:rsidR="00763EBC" w:rsidRDefault="00763EBC" w:rsidP="005E38AB">
      <w:pPr>
        <w:rPr>
          <w:b/>
          <w:bCs/>
          <w:rtl/>
        </w:rPr>
      </w:pPr>
    </w:p>
    <w:p w14:paraId="0FBDF53F" w14:textId="77777777" w:rsidR="00763EBC" w:rsidRDefault="00763EBC" w:rsidP="005E38AB">
      <w:pPr>
        <w:rPr>
          <w:b/>
          <w:bCs/>
          <w:rtl/>
        </w:rPr>
      </w:pPr>
    </w:p>
    <w:p w14:paraId="19C0E379" w14:textId="77777777" w:rsidR="00763EBC" w:rsidRDefault="00763EBC" w:rsidP="005E38AB">
      <w:pPr>
        <w:rPr>
          <w:b/>
          <w:bCs/>
          <w:rtl/>
        </w:rPr>
      </w:pPr>
    </w:p>
    <w:p w14:paraId="5CE7B891" w14:textId="77777777" w:rsidR="00763EBC" w:rsidRDefault="00763EBC" w:rsidP="005E38AB">
      <w:pPr>
        <w:rPr>
          <w:b/>
          <w:bCs/>
          <w:rtl/>
        </w:rPr>
      </w:pPr>
    </w:p>
    <w:p w14:paraId="06BF0BFB" w14:textId="77777777" w:rsidR="00763EBC" w:rsidRDefault="00763EBC" w:rsidP="005E38AB">
      <w:pPr>
        <w:rPr>
          <w:b/>
          <w:bCs/>
          <w:rtl/>
        </w:rPr>
      </w:pPr>
    </w:p>
    <w:p w14:paraId="146EE763" w14:textId="77777777" w:rsidR="00763EBC" w:rsidRDefault="00763EBC" w:rsidP="005E38AB">
      <w:pPr>
        <w:rPr>
          <w:b/>
          <w:bCs/>
          <w:rtl/>
        </w:rPr>
      </w:pPr>
    </w:p>
    <w:p w14:paraId="79E1F5DD" w14:textId="744D82EB" w:rsidR="005E38AB" w:rsidRDefault="00036A2F" w:rsidP="005E38AB">
      <w:pPr>
        <w:rPr>
          <w:rtl/>
        </w:rPr>
      </w:pPr>
      <w:r>
        <w:rPr>
          <w:rFonts w:hint="cs"/>
          <w:b/>
          <w:bCs/>
          <w:rtl/>
        </w:rPr>
        <w:lastRenderedPageBreak/>
        <w:t>בדיקת סוכנים וטעינת מודלים למשחקים:</w:t>
      </w:r>
    </w:p>
    <w:p w14:paraId="57195496" w14:textId="77777777" w:rsidR="00036A2F" w:rsidRDefault="00036A2F" w:rsidP="005E38AB">
      <w:pPr>
        <w:rPr>
          <w:rtl/>
        </w:rPr>
      </w:pPr>
    </w:p>
    <w:p w14:paraId="79EEA849" w14:textId="460A43B6" w:rsidR="00036A2F" w:rsidRPr="00036A2F" w:rsidRDefault="00036A2F" w:rsidP="005E38AB">
      <w:pPr>
        <w:rPr>
          <w:rtl/>
        </w:rPr>
      </w:pPr>
      <w:r>
        <w:rPr>
          <w:noProof/>
          <w:rtl/>
          <w:lang w:val="he-IL"/>
        </w:rPr>
        <w:drawing>
          <wp:inline distT="0" distB="0" distL="0" distR="0" wp14:anchorId="12D473BD" wp14:editId="2FC792AB">
            <wp:extent cx="5278120" cy="2679065"/>
            <wp:effectExtent l="0" t="0" r="0" b="6985"/>
            <wp:docPr id="11834149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414924" name="Picture 1183414924"/>
                    <pic:cNvPicPr/>
                  </pic:nvPicPr>
                  <pic:blipFill>
                    <a:blip r:embed="rId19">
                      <a:extLst>
                        <a:ext uri="{28A0092B-C50C-407E-A947-70E740481C1C}">
                          <a14:useLocalDpi xmlns:a14="http://schemas.microsoft.com/office/drawing/2010/main" val="0"/>
                        </a:ext>
                      </a:extLst>
                    </a:blip>
                    <a:stretch>
                      <a:fillRect/>
                    </a:stretch>
                  </pic:blipFill>
                  <pic:spPr>
                    <a:xfrm>
                      <a:off x="0" y="0"/>
                      <a:ext cx="5278120" cy="2679065"/>
                    </a:xfrm>
                    <a:prstGeom prst="rect">
                      <a:avLst/>
                    </a:prstGeom>
                  </pic:spPr>
                </pic:pic>
              </a:graphicData>
            </a:graphic>
          </wp:inline>
        </w:drawing>
      </w:r>
    </w:p>
    <w:p w14:paraId="3FCEF8BF" w14:textId="7A1A02CE" w:rsidR="005E38AB" w:rsidRDefault="00036A2F" w:rsidP="005E38AB">
      <w:pPr>
        <w:rPr>
          <w:rtl/>
        </w:rPr>
      </w:pPr>
      <w:r>
        <w:rPr>
          <w:rFonts w:hint="cs"/>
          <w:rtl/>
        </w:rPr>
        <w:t xml:space="preserve">כעת נציג את המחלקה </w:t>
      </w:r>
      <w:r>
        <w:t>Tester</w:t>
      </w:r>
      <w:r>
        <w:rPr>
          <w:rFonts w:hint="cs"/>
          <w:rtl/>
        </w:rPr>
        <w:t xml:space="preserve">, כאשר מטרתה לבחון כמות מסוימת של משחקים של שני סוכנים ולהחזיר את כמות הניצחונות לכל סוכן. אם מריצים את הקובץ לבד, יש להגדיר את מס' המשחקים בפרמטר </w:t>
      </w:r>
      <w:r>
        <w:t>tests</w:t>
      </w:r>
      <w:r>
        <w:rPr>
          <w:rFonts w:hint="cs"/>
          <w:rtl/>
        </w:rPr>
        <w:t xml:space="preserve">, ואם משתמשים בקובץ חיצונית (למשל כדי לבדוק איכות אימון סוכן) יש לקרוא לאובייקט </w:t>
      </w:r>
      <w:r>
        <w:t>Tester</w:t>
      </w:r>
      <w:r>
        <w:rPr>
          <w:rFonts w:hint="cs"/>
          <w:rtl/>
        </w:rPr>
        <w:t xml:space="preserve"> עם מס' המשחקים כפרמטר. בנוסף, מתוארת כאן טעינת הפרמטרים אל תוך סוכן ה</w:t>
      </w:r>
      <w:r>
        <w:t>DQN</w:t>
      </w:r>
      <w:r>
        <w:rPr>
          <w:rFonts w:hint="cs"/>
          <w:rtl/>
        </w:rPr>
        <w:t xml:space="preserve">, שכן ניתן להשתמש בו גם במחלקת </w:t>
      </w:r>
      <w:r>
        <w:t>Game</w:t>
      </w:r>
      <w:r>
        <w:rPr>
          <w:rFonts w:hint="cs"/>
          <w:rtl/>
        </w:rPr>
        <w:t xml:space="preserve"> כדי לשחק מולו, ויש להגדיר אותו כפי שמתואר בתמונה, כאשר הקובץ לטעינה תלוי באיזה פרמטרים רוצים להשתמש.</w:t>
      </w:r>
    </w:p>
    <w:p w14:paraId="11479DA4" w14:textId="03774E1D" w:rsidR="005E38AB" w:rsidRDefault="005E38AB" w:rsidP="005E38AB">
      <w:pPr>
        <w:rPr>
          <w:rtl/>
        </w:rPr>
      </w:pPr>
    </w:p>
    <w:p w14:paraId="12FC5520" w14:textId="755A7501" w:rsidR="005E38AB" w:rsidRDefault="005E38AB" w:rsidP="005E38AB">
      <w:pPr>
        <w:rPr>
          <w:rtl/>
        </w:rPr>
      </w:pPr>
    </w:p>
    <w:p w14:paraId="3705402D" w14:textId="5F7BCD65" w:rsidR="005E38AB" w:rsidRDefault="005E38AB" w:rsidP="005E38AB">
      <w:pPr>
        <w:rPr>
          <w:rtl/>
        </w:rPr>
      </w:pPr>
    </w:p>
    <w:p w14:paraId="2B838DBC" w14:textId="77777777" w:rsidR="005E38AB" w:rsidRDefault="005E38AB" w:rsidP="005E38AB">
      <w:pPr>
        <w:rPr>
          <w:rtl/>
        </w:rPr>
      </w:pPr>
    </w:p>
    <w:p w14:paraId="253F40EB" w14:textId="7BE2E924" w:rsidR="005E38AB" w:rsidRDefault="005E38AB" w:rsidP="005E38AB">
      <w:pPr>
        <w:rPr>
          <w:rtl/>
        </w:rPr>
      </w:pPr>
    </w:p>
    <w:p w14:paraId="4B16F9CC" w14:textId="4B79DA5B" w:rsidR="005E38AB" w:rsidRDefault="005E38AB" w:rsidP="005E38AB">
      <w:pPr>
        <w:rPr>
          <w:rtl/>
        </w:rPr>
      </w:pPr>
    </w:p>
    <w:p w14:paraId="1CBAA755" w14:textId="3FB22C4A" w:rsidR="005E38AB" w:rsidRDefault="005E38AB" w:rsidP="005E38AB">
      <w:pPr>
        <w:rPr>
          <w:rtl/>
        </w:rPr>
      </w:pPr>
    </w:p>
    <w:p w14:paraId="64DB2065" w14:textId="77777777" w:rsidR="004344B6" w:rsidRDefault="004344B6" w:rsidP="005E38AB">
      <w:pPr>
        <w:rPr>
          <w:rtl/>
        </w:rPr>
      </w:pPr>
    </w:p>
    <w:p w14:paraId="555E78DB" w14:textId="77777777" w:rsidR="004344B6" w:rsidRDefault="004344B6" w:rsidP="005E38AB">
      <w:pPr>
        <w:rPr>
          <w:rtl/>
        </w:rPr>
      </w:pPr>
    </w:p>
    <w:p w14:paraId="3E772D2F" w14:textId="77777777" w:rsidR="005E38AB" w:rsidRPr="005E38AB" w:rsidRDefault="005E38AB" w:rsidP="005E38AB">
      <w:pPr>
        <w:rPr>
          <w:rtl/>
        </w:rPr>
      </w:pPr>
    </w:p>
    <w:p w14:paraId="6EE7BFC4" w14:textId="0881386D" w:rsidR="000404BF" w:rsidRPr="00F53613" w:rsidRDefault="00BC0AA2" w:rsidP="00597535">
      <w:pPr>
        <w:pStyle w:val="Heading1"/>
        <w:rPr>
          <w:rFonts w:ascii="David" w:hAnsi="David"/>
          <w:rtl/>
        </w:rPr>
      </w:pPr>
      <w:bookmarkStart w:id="8" w:name="_Toc168314912"/>
      <w:r w:rsidRPr="00F53613">
        <w:rPr>
          <w:rFonts w:ascii="David" w:hAnsi="David"/>
          <w:rtl/>
        </w:rPr>
        <w:lastRenderedPageBreak/>
        <w:t>מודל סביבה – סוכן</w:t>
      </w:r>
      <w:bookmarkEnd w:id="8"/>
    </w:p>
    <w:p w14:paraId="429B68CE" w14:textId="560091D7" w:rsidR="00BC0AA2" w:rsidRPr="00F53613" w:rsidRDefault="00382806" w:rsidP="00DB1B41">
      <w:pPr>
        <w:pStyle w:val="Heading2"/>
        <w:rPr>
          <w:rFonts w:ascii="David" w:hAnsi="David"/>
          <w:rtl/>
        </w:rPr>
      </w:pPr>
      <w:bookmarkStart w:id="9" w:name="_Toc168314913"/>
      <w:r w:rsidRPr="00F53613">
        <w:rPr>
          <w:rFonts w:ascii="David" w:hAnsi="David"/>
          <w:rtl/>
        </w:rPr>
        <w:t>תיאור המודל באופן כללי</w:t>
      </w:r>
      <w:bookmarkEnd w:id="9"/>
    </w:p>
    <w:p w14:paraId="374FA8FF" w14:textId="11D1DF82" w:rsidR="00FB22A0" w:rsidRDefault="005E38AB" w:rsidP="005E38AB">
      <w:pPr>
        <w:pStyle w:val="1"/>
        <w:numPr>
          <w:ilvl w:val="0"/>
          <w:numId w:val="0"/>
        </w:numPr>
        <w:rPr>
          <w:rFonts w:ascii="David" w:hAnsi="David"/>
          <w:rtl/>
        </w:rPr>
      </w:pPr>
      <w:r w:rsidRPr="005E38AB">
        <w:rPr>
          <w:rFonts w:ascii="David" w:hAnsi="David"/>
          <w:rtl/>
        </w:rPr>
        <w:t>נציג מודל לבניית מערכת לפתרון בעיות באמצעות בינה מלאכותית</w:t>
      </w:r>
      <w:r w:rsidR="001A4DA9">
        <w:rPr>
          <w:rFonts w:ascii="David" w:hAnsi="David" w:hint="cs"/>
          <w:rtl/>
        </w:rPr>
        <w:t>. המודל מחלק את המשחק לחלקים לוגיים כאשר כל אחד מבצע תפקיד שונה (</w:t>
      </w:r>
      <w:r w:rsidR="001A4DA9">
        <w:rPr>
          <w:rFonts w:ascii="David" w:hAnsi="David"/>
        </w:rPr>
        <w:t>SOLID</w:t>
      </w:r>
      <w:r w:rsidR="001A4DA9">
        <w:rPr>
          <w:rFonts w:ascii="David" w:hAnsi="David" w:hint="cs"/>
          <w:rtl/>
        </w:rPr>
        <w:t xml:space="preserve">). </w:t>
      </w:r>
      <w:r w:rsidRPr="005E38AB">
        <w:rPr>
          <w:rFonts w:ascii="David" w:hAnsi="David"/>
          <w:rtl/>
        </w:rPr>
        <w:t>המודל מאפשר לנו לתאר את העולם שסביבנו, ואת היחסים בין מרכיבי העולם לסביב</w:t>
      </w:r>
      <w:r w:rsidR="001A4DA9">
        <w:rPr>
          <w:rFonts w:ascii="David" w:hAnsi="David" w:hint="cs"/>
          <w:rtl/>
        </w:rPr>
        <w:t>ה.</w:t>
      </w:r>
      <w:r w:rsidRPr="005E38AB">
        <w:rPr>
          <w:rFonts w:ascii="David" w:hAnsi="David"/>
        </w:rPr>
        <w:t xml:space="preserve"> </w:t>
      </w:r>
      <w:r w:rsidRPr="005E38AB">
        <w:rPr>
          <w:rFonts w:ascii="David" w:hAnsi="David"/>
          <w:rtl/>
        </w:rPr>
        <w:t>המודל מתאים גם לבניית משחקים בהם המחשב מהווה את אחד המשתתפים במשחק</w:t>
      </w:r>
      <w:r w:rsidR="001A4DA9">
        <w:rPr>
          <w:rFonts w:ascii="David" w:hAnsi="David" w:hint="cs"/>
          <w:rtl/>
        </w:rPr>
        <w:t xml:space="preserve">. </w:t>
      </w:r>
      <w:r w:rsidRPr="005E38AB">
        <w:rPr>
          <w:rFonts w:ascii="David" w:hAnsi="David"/>
          <w:rtl/>
        </w:rPr>
        <w:t>מודל זה מהווה בסיס למודל מתמטי לפתרון בעיות הנקרא</w:t>
      </w:r>
      <w:r w:rsidRPr="005E38AB">
        <w:rPr>
          <w:rFonts w:ascii="David" w:hAnsi="David"/>
        </w:rPr>
        <w:t xml:space="preserve"> </w:t>
      </w:r>
      <w:r w:rsidR="001A4DA9">
        <w:rPr>
          <w:rFonts w:ascii="David" w:hAnsi="David"/>
        </w:rPr>
        <w:t xml:space="preserve">MDP – Markov Decision Process </w:t>
      </w:r>
      <w:r w:rsidRPr="005E38AB">
        <w:rPr>
          <w:rFonts w:ascii="David" w:hAnsi="David"/>
          <w:rtl/>
        </w:rPr>
        <w:t xml:space="preserve">שבאמצעותו </w:t>
      </w:r>
      <w:r w:rsidR="00D33186">
        <w:rPr>
          <w:rFonts w:ascii="David" w:hAnsi="David" w:hint="cs"/>
          <w:rtl/>
        </w:rPr>
        <w:t xml:space="preserve">מתבצעת </w:t>
      </w:r>
      <w:r w:rsidRPr="005E38AB">
        <w:rPr>
          <w:rFonts w:ascii="David" w:hAnsi="David"/>
          <w:rtl/>
        </w:rPr>
        <w:t>למידת חיזוק</w:t>
      </w:r>
      <w:r w:rsidR="00D33186">
        <w:rPr>
          <w:rFonts w:ascii="David" w:hAnsi="David" w:hint="cs"/>
          <w:rtl/>
        </w:rPr>
        <w:t xml:space="preserve"> </w:t>
      </w:r>
      <w:r w:rsidR="001A4DA9">
        <w:rPr>
          <w:rFonts w:ascii="David" w:hAnsi="David" w:hint="cs"/>
          <w:rtl/>
        </w:rPr>
        <w:t>(קרא בהמשך).</w:t>
      </w:r>
    </w:p>
    <w:p w14:paraId="3E6FB0E4" w14:textId="18E8EE83" w:rsidR="00D33186" w:rsidRDefault="00D33186" w:rsidP="005E38AB">
      <w:pPr>
        <w:pStyle w:val="1"/>
        <w:numPr>
          <w:ilvl w:val="0"/>
          <w:numId w:val="0"/>
        </w:numPr>
        <w:rPr>
          <w:rFonts w:ascii="David" w:hAnsi="David"/>
          <w:rtl/>
        </w:rPr>
      </w:pPr>
      <w:r w:rsidRPr="00D33186">
        <w:rPr>
          <w:rFonts w:ascii="David" w:hAnsi="David" w:hint="cs"/>
          <w:b/>
          <w:bCs/>
          <w:rtl/>
        </w:rPr>
        <w:t>רכיבי המודל</w:t>
      </w:r>
      <w:r>
        <w:rPr>
          <w:rFonts w:ascii="David" w:hAnsi="David" w:hint="cs"/>
          <w:b/>
          <w:bCs/>
          <w:rtl/>
        </w:rPr>
        <w:t>:</w:t>
      </w:r>
    </w:p>
    <w:p w14:paraId="460D31DD" w14:textId="59E9212F" w:rsidR="00D33186" w:rsidRDefault="00D33186" w:rsidP="00D33186">
      <w:pPr>
        <w:pStyle w:val="1"/>
        <w:numPr>
          <w:ilvl w:val="0"/>
          <w:numId w:val="20"/>
        </w:numPr>
        <w:rPr>
          <w:rFonts w:ascii="David" w:hAnsi="David"/>
        </w:rPr>
      </w:pPr>
      <w:r w:rsidRPr="00D33186">
        <w:rPr>
          <w:rFonts w:ascii="David" w:hAnsi="David"/>
          <w:rtl/>
        </w:rPr>
        <w:t>סביבה</w:t>
      </w:r>
      <w:r w:rsidRPr="00D33186">
        <w:rPr>
          <w:rFonts w:ascii="David" w:hAnsi="David"/>
        </w:rPr>
        <w:t xml:space="preserve"> – </w:t>
      </w:r>
      <w:r>
        <w:rPr>
          <w:rFonts w:ascii="David" w:hAnsi="David"/>
        </w:rPr>
        <w:t>(Environment)</w:t>
      </w:r>
      <w:r w:rsidRPr="00D33186">
        <w:rPr>
          <w:rFonts w:ascii="David" w:hAnsi="David"/>
        </w:rPr>
        <w:t xml:space="preserve">  </w:t>
      </w:r>
      <w:r w:rsidRPr="00D33186">
        <w:rPr>
          <w:rFonts w:ascii="David" w:hAnsi="David"/>
          <w:rtl/>
        </w:rPr>
        <w:t>מתאר את העולם בו אנו נמצאים</w:t>
      </w:r>
      <w:r>
        <w:rPr>
          <w:rFonts w:ascii="David" w:hAnsi="David" w:hint="cs"/>
          <w:rtl/>
        </w:rPr>
        <w:t xml:space="preserve"> - </w:t>
      </w:r>
      <w:r w:rsidRPr="00D33186">
        <w:rPr>
          <w:rFonts w:ascii="David" w:hAnsi="David"/>
          <w:rtl/>
        </w:rPr>
        <w:t xml:space="preserve">חוקי העולם / חוקי </w:t>
      </w:r>
      <w:r>
        <w:rPr>
          <w:rFonts w:ascii="David" w:hAnsi="David" w:hint="cs"/>
          <w:rtl/>
        </w:rPr>
        <w:t>ה</w:t>
      </w:r>
      <w:r w:rsidRPr="00D33186">
        <w:rPr>
          <w:rFonts w:ascii="David" w:hAnsi="David"/>
          <w:rtl/>
        </w:rPr>
        <w:t>משחק</w:t>
      </w:r>
    </w:p>
    <w:p w14:paraId="1BE079FF" w14:textId="758B0CE4" w:rsidR="00D33186" w:rsidRDefault="00D33186" w:rsidP="00D33186">
      <w:pPr>
        <w:pStyle w:val="1"/>
        <w:numPr>
          <w:ilvl w:val="0"/>
          <w:numId w:val="20"/>
        </w:numPr>
        <w:rPr>
          <w:rFonts w:ascii="David" w:hAnsi="David"/>
        </w:rPr>
      </w:pPr>
      <w:r w:rsidRPr="00D33186">
        <w:rPr>
          <w:rFonts w:ascii="David" w:hAnsi="David"/>
          <w:rtl/>
        </w:rPr>
        <w:t>סוכן</w:t>
      </w:r>
      <w:r w:rsidRPr="00D33186">
        <w:rPr>
          <w:rFonts w:ascii="David" w:hAnsi="David"/>
        </w:rPr>
        <w:t xml:space="preserve"> – </w:t>
      </w:r>
      <w:r>
        <w:rPr>
          <w:rFonts w:ascii="David" w:hAnsi="David"/>
        </w:rPr>
        <w:t>(</w:t>
      </w:r>
      <w:r w:rsidRPr="00D33186">
        <w:rPr>
          <w:rFonts w:ascii="David" w:hAnsi="David"/>
        </w:rPr>
        <w:t>Agent</w:t>
      </w:r>
      <w:r>
        <w:rPr>
          <w:rFonts w:ascii="David" w:hAnsi="David"/>
        </w:rPr>
        <w:t>)</w:t>
      </w:r>
      <w:r w:rsidRPr="00D33186">
        <w:rPr>
          <w:rFonts w:ascii="David" w:hAnsi="David"/>
        </w:rPr>
        <w:t xml:space="preserve">  </w:t>
      </w:r>
      <w:r w:rsidRPr="00D33186">
        <w:rPr>
          <w:rFonts w:ascii="David" w:hAnsi="David"/>
          <w:rtl/>
        </w:rPr>
        <w:t>הרובוט אותו אנחנו מתכנתים</w:t>
      </w:r>
      <w:r w:rsidRPr="00D33186">
        <w:rPr>
          <w:rFonts w:ascii="David" w:hAnsi="David"/>
        </w:rPr>
        <w:t xml:space="preserve">. </w:t>
      </w:r>
      <w:r w:rsidRPr="00D33186">
        <w:rPr>
          <w:rFonts w:ascii="David" w:hAnsi="David"/>
          <w:rtl/>
        </w:rPr>
        <w:t>תוכנת המחשב הפועלת בעולם זה</w:t>
      </w:r>
      <w:r w:rsidRPr="00D33186">
        <w:rPr>
          <w:rFonts w:ascii="David" w:hAnsi="David"/>
        </w:rPr>
        <w:t xml:space="preserve">. </w:t>
      </w:r>
      <w:r w:rsidRPr="00D33186">
        <w:rPr>
          <w:rFonts w:ascii="David" w:hAnsi="David"/>
          <w:rtl/>
        </w:rPr>
        <w:t>הסוכן קולט את הסביבה</w:t>
      </w:r>
      <w:r w:rsidRPr="00D33186">
        <w:rPr>
          <w:rFonts w:ascii="David" w:hAnsi="David"/>
        </w:rPr>
        <w:t xml:space="preserve"> </w:t>
      </w:r>
      <w:r>
        <w:rPr>
          <w:rFonts w:ascii="David" w:hAnsi="David" w:hint="cs"/>
          <w:rtl/>
        </w:rPr>
        <w:t>ו</w:t>
      </w:r>
      <w:r w:rsidRPr="00D33186">
        <w:rPr>
          <w:rFonts w:ascii="David" w:hAnsi="David"/>
          <w:rtl/>
        </w:rPr>
        <w:t>מבצע פעולות המשנות את הסביבה</w:t>
      </w:r>
      <w:r w:rsidRPr="00D33186">
        <w:rPr>
          <w:rFonts w:ascii="David" w:hAnsi="David"/>
        </w:rPr>
        <w:t>.</w:t>
      </w:r>
    </w:p>
    <w:p w14:paraId="6F955C0F" w14:textId="13351537" w:rsidR="00D33186" w:rsidRDefault="00D33186" w:rsidP="00D33186">
      <w:pPr>
        <w:pStyle w:val="1"/>
        <w:numPr>
          <w:ilvl w:val="0"/>
          <w:numId w:val="20"/>
        </w:numPr>
        <w:rPr>
          <w:rFonts w:ascii="David" w:hAnsi="David"/>
        </w:rPr>
      </w:pPr>
      <w:r w:rsidRPr="00D33186">
        <w:rPr>
          <w:rFonts w:ascii="David" w:hAnsi="David"/>
          <w:rtl/>
        </w:rPr>
        <w:t>מצב</w:t>
      </w:r>
      <w:r w:rsidRPr="00D33186">
        <w:rPr>
          <w:rFonts w:ascii="David" w:hAnsi="David"/>
        </w:rPr>
        <w:t xml:space="preserve"> – </w:t>
      </w:r>
      <w:r>
        <w:rPr>
          <w:rFonts w:ascii="David" w:hAnsi="David"/>
        </w:rPr>
        <w:t>(S</w:t>
      </w:r>
      <w:r w:rsidRPr="00D33186">
        <w:rPr>
          <w:rFonts w:ascii="David" w:hAnsi="David"/>
        </w:rPr>
        <w:t>tate</w:t>
      </w:r>
      <w:r>
        <w:rPr>
          <w:rFonts w:ascii="David" w:hAnsi="David"/>
        </w:rPr>
        <w:t>)</w:t>
      </w:r>
      <w:r w:rsidRPr="00D33186">
        <w:rPr>
          <w:rFonts w:ascii="David" w:hAnsi="David"/>
        </w:rPr>
        <w:t xml:space="preserve">  </w:t>
      </w:r>
      <w:r w:rsidRPr="00D33186">
        <w:rPr>
          <w:rFonts w:ascii="David" w:hAnsi="David"/>
          <w:rtl/>
        </w:rPr>
        <w:t>תיאור של מצב רגעי של העולם</w:t>
      </w:r>
      <w:r w:rsidRPr="00D33186">
        <w:rPr>
          <w:rFonts w:ascii="David" w:hAnsi="David"/>
        </w:rPr>
        <w:t xml:space="preserve">. </w:t>
      </w:r>
      <w:r w:rsidRPr="00D33186">
        <w:rPr>
          <w:rFonts w:ascii="David" w:hAnsi="David"/>
          <w:rtl/>
        </w:rPr>
        <w:t>המצב מתאר "הקפאה" של הסביבה</w:t>
      </w:r>
      <w:r w:rsidRPr="00D33186">
        <w:rPr>
          <w:rFonts w:ascii="David" w:hAnsi="David"/>
        </w:rPr>
        <w:t>.</w:t>
      </w:r>
    </w:p>
    <w:p w14:paraId="5E1019CC" w14:textId="2F7ADCFB" w:rsidR="00D33186" w:rsidRDefault="00D33186" w:rsidP="00D33186">
      <w:pPr>
        <w:pStyle w:val="1"/>
        <w:numPr>
          <w:ilvl w:val="0"/>
          <w:numId w:val="20"/>
        </w:numPr>
        <w:rPr>
          <w:rFonts w:ascii="David" w:hAnsi="David"/>
        </w:rPr>
      </w:pPr>
      <w:bookmarkStart w:id="10" w:name="_Hlk164174348"/>
      <w:r w:rsidRPr="00D33186">
        <w:rPr>
          <w:rFonts w:ascii="David" w:hAnsi="David"/>
          <w:rtl/>
        </w:rPr>
        <w:t>פעולה</w:t>
      </w:r>
      <w:r w:rsidRPr="00D33186">
        <w:rPr>
          <w:rFonts w:ascii="David" w:hAnsi="David"/>
        </w:rPr>
        <w:t xml:space="preserve"> – </w:t>
      </w:r>
      <w:r>
        <w:rPr>
          <w:rFonts w:ascii="David" w:hAnsi="David"/>
        </w:rPr>
        <w:t>(A</w:t>
      </w:r>
      <w:r w:rsidRPr="00D33186">
        <w:rPr>
          <w:rFonts w:ascii="David" w:hAnsi="David"/>
        </w:rPr>
        <w:t>ction</w:t>
      </w:r>
      <w:r>
        <w:rPr>
          <w:rFonts w:ascii="David" w:hAnsi="David"/>
        </w:rPr>
        <w:t>)</w:t>
      </w:r>
      <w:r w:rsidRPr="00D33186">
        <w:rPr>
          <w:rFonts w:ascii="David" w:hAnsi="David"/>
        </w:rPr>
        <w:t xml:space="preserve"> </w:t>
      </w:r>
      <w:bookmarkEnd w:id="10"/>
      <w:r w:rsidRPr="00D33186">
        <w:rPr>
          <w:rFonts w:ascii="David" w:hAnsi="David"/>
        </w:rPr>
        <w:t xml:space="preserve"> </w:t>
      </w:r>
      <w:r w:rsidRPr="00D33186">
        <w:rPr>
          <w:rFonts w:ascii="David" w:hAnsi="David"/>
          <w:rtl/>
        </w:rPr>
        <w:t>פעולות אותן מבצע הסוכן המשנות את הסביבה</w:t>
      </w:r>
      <w:r>
        <w:rPr>
          <w:rFonts w:ascii="David" w:hAnsi="David" w:hint="cs"/>
          <w:rtl/>
        </w:rPr>
        <w:t xml:space="preserve">, </w:t>
      </w:r>
      <w:r w:rsidRPr="00D33186">
        <w:rPr>
          <w:rFonts w:ascii="David" w:hAnsi="David"/>
          <w:rtl/>
        </w:rPr>
        <w:t xml:space="preserve">צעדי </w:t>
      </w:r>
      <w:r>
        <w:rPr>
          <w:rFonts w:ascii="David" w:hAnsi="David" w:hint="cs"/>
          <w:rtl/>
        </w:rPr>
        <w:t>ה</w:t>
      </w:r>
      <w:r w:rsidRPr="00D33186">
        <w:rPr>
          <w:rFonts w:ascii="David" w:hAnsi="David"/>
          <w:rtl/>
        </w:rPr>
        <w:t>משחק</w:t>
      </w:r>
      <w:r>
        <w:rPr>
          <w:rFonts w:ascii="David" w:hAnsi="David" w:hint="cs"/>
          <w:rtl/>
        </w:rPr>
        <w:t>.</w:t>
      </w:r>
    </w:p>
    <w:p w14:paraId="3B8F69D3" w14:textId="114DB8DE" w:rsidR="00D33186" w:rsidRPr="001B2303" w:rsidRDefault="00D33186" w:rsidP="001A4DA9">
      <w:pPr>
        <w:pStyle w:val="1"/>
        <w:numPr>
          <w:ilvl w:val="0"/>
          <w:numId w:val="0"/>
        </w:numPr>
        <w:rPr>
          <w:rFonts w:ascii="David" w:hAnsi="David"/>
        </w:rPr>
      </w:pPr>
      <w:r>
        <w:rPr>
          <w:rFonts w:ascii="David" w:hAnsi="David" w:hint="cs"/>
          <w:b/>
          <w:bCs/>
          <w:rtl/>
        </w:rPr>
        <w:t>מטרת המודל:</w:t>
      </w:r>
      <w:r w:rsidR="001B2303">
        <w:rPr>
          <w:rFonts w:ascii="David" w:hAnsi="David" w:hint="cs"/>
          <w:rtl/>
        </w:rPr>
        <w:t xml:space="preserve"> </w:t>
      </w:r>
      <w:r w:rsidR="001A4DA9">
        <w:rPr>
          <w:rFonts w:ascii="David" w:hAnsi="David" w:hint="cs"/>
          <w:rtl/>
        </w:rPr>
        <w:t>לחלק את המשחק לחלקים לוגיים על מנת לממש סוכנים, ביניהם גם סוכנים חכמים.</w:t>
      </w:r>
      <w:r w:rsidR="00135A3D">
        <w:rPr>
          <w:rFonts w:ascii="David" w:hAnsi="David" w:hint="cs"/>
          <w:rtl/>
        </w:rPr>
        <w:t xml:space="preserve"> בנוסף זוהי דרך יעילה וקלה לממש ממשק עבור משחק כמו ארבע בשורה.</w:t>
      </w:r>
    </w:p>
    <w:p w14:paraId="6239A984" w14:textId="4D498914" w:rsidR="00543FE7" w:rsidRPr="00F53613" w:rsidRDefault="00543FE7" w:rsidP="00DB1B41">
      <w:pPr>
        <w:pStyle w:val="Heading2"/>
        <w:rPr>
          <w:rFonts w:ascii="David" w:hAnsi="David"/>
          <w:rtl/>
        </w:rPr>
      </w:pPr>
      <w:bookmarkStart w:id="11" w:name="_Toc168314914"/>
      <w:r w:rsidRPr="00F53613">
        <w:rPr>
          <w:rFonts w:ascii="David" w:hAnsi="David"/>
          <w:rtl/>
        </w:rPr>
        <w:t>מימוש המודל בפרויקט</w:t>
      </w:r>
      <w:bookmarkEnd w:id="11"/>
    </w:p>
    <w:p w14:paraId="043CFE06" w14:textId="5F664C98" w:rsidR="00921508" w:rsidRDefault="00921508" w:rsidP="00921508">
      <w:pPr>
        <w:pStyle w:val="Heading3"/>
        <w:rPr>
          <w:rFonts w:ascii="David" w:hAnsi="David"/>
        </w:rPr>
      </w:pPr>
      <w:bookmarkStart w:id="12" w:name="_Toc168314915"/>
      <w:r w:rsidRPr="00F53613">
        <w:rPr>
          <w:rFonts w:ascii="David" w:hAnsi="David"/>
          <w:rtl/>
        </w:rPr>
        <w:t xml:space="preserve">המחלקה </w:t>
      </w:r>
      <w:r w:rsidRPr="00F53613">
        <w:rPr>
          <w:rFonts w:ascii="David" w:hAnsi="David"/>
        </w:rPr>
        <w:t>State</w:t>
      </w:r>
      <w:bookmarkEnd w:id="12"/>
    </w:p>
    <w:p w14:paraId="6C9A2FD9" w14:textId="26708C73" w:rsidR="00850847" w:rsidRPr="009C15AD" w:rsidRDefault="00850847" w:rsidP="009C15AD">
      <w:pPr>
        <w:rPr>
          <w:rtl/>
        </w:rPr>
      </w:pPr>
      <w:r>
        <w:rPr>
          <w:rFonts w:hint="cs"/>
          <w:rtl/>
        </w:rPr>
        <w:t xml:space="preserve">ייצוג מצב הלוח הקיים באמצעות מערך דו-ממדי. אסימון של שחקן 1 מיוצג ע"י הספרה 1, שחקן 2 מיוצג ע"י הספרה </w:t>
      </w:r>
      <w:r>
        <w:t>-1</w:t>
      </w:r>
      <w:r>
        <w:rPr>
          <w:rFonts w:hint="cs"/>
          <w:rtl/>
        </w:rPr>
        <w:t>, וכאשר התא ריק הוא מיוצג ע"י הספרה 0.</w:t>
      </w:r>
    </w:p>
    <w:p w14:paraId="64BE9E1E" w14:textId="77777777" w:rsidR="00850847" w:rsidRDefault="00850847" w:rsidP="00850847">
      <w:pPr>
        <w:rPr>
          <w:b/>
          <w:bCs/>
          <w:rtl/>
        </w:rPr>
      </w:pPr>
    </w:p>
    <w:p w14:paraId="5894D0AC" w14:textId="722A885F" w:rsidR="00850847" w:rsidRDefault="00850847" w:rsidP="00850847">
      <w:pPr>
        <w:rPr>
          <w:rtl/>
        </w:rPr>
      </w:pPr>
      <w:r>
        <w:rPr>
          <w:rFonts w:hint="cs"/>
          <w:b/>
          <w:bCs/>
          <w:rtl/>
        </w:rPr>
        <w:t>מאפיינים:</w:t>
      </w:r>
      <w:r>
        <w:rPr>
          <w:rFonts w:hint="cs"/>
          <w:rtl/>
        </w:rPr>
        <w:t xml:space="preserve"> </w:t>
      </w:r>
    </w:p>
    <w:p w14:paraId="2C8D9458" w14:textId="0D70E6F9" w:rsidR="00850847" w:rsidRDefault="00850847" w:rsidP="00850847">
      <w:pPr>
        <w:pStyle w:val="ListParagraph"/>
        <w:numPr>
          <w:ilvl w:val="0"/>
          <w:numId w:val="21"/>
        </w:numPr>
      </w:pPr>
      <w:r>
        <w:rPr>
          <w:rFonts w:hint="cs"/>
          <w:rtl/>
        </w:rPr>
        <w:t xml:space="preserve">לוח </w:t>
      </w:r>
      <w:r>
        <w:rPr>
          <w:rtl/>
        </w:rPr>
        <w:t>–</w:t>
      </w:r>
      <w:r>
        <w:t xml:space="preserve"> board </w:t>
      </w:r>
      <w:r>
        <w:rPr>
          <w:rtl/>
        </w:rPr>
        <w:t>–</w:t>
      </w:r>
      <w:r>
        <w:rPr>
          <w:rFonts w:hint="cs"/>
          <w:rtl/>
        </w:rPr>
        <w:t xml:space="preserve"> מערך דו-ממדי של מצב הלוח נוכחי</w:t>
      </w:r>
    </w:p>
    <w:p w14:paraId="39232A27" w14:textId="2162F102" w:rsidR="00850847" w:rsidRDefault="00850847" w:rsidP="00850847">
      <w:pPr>
        <w:pStyle w:val="ListParagraph"/>
        <w:numPr>
          <w:ilvl w:val="0"/>
          <w:numId w:val="21"/>
        </w:numPr>
      </w:pPr>
      <w:r>
        <w:rPr>
          <w:rFonts w:hint="cs"/>
          <w:rtl/>
        </w:rPr>
        <w:t xml:space="preserve">שחקן </w:t>
      </w:r>
      <w:r>
        <w:rPr>
          <w:rtl/>
        </w:rPr>
        <w:t>–</w:t>
      </w:r>
      <w:r>
        <w:t xml:space="preserve"> player </w:t>
      </w:r>
      <w:r>
        <w:rPr>
          <w:rtl/>
        </w:rPr>
        <w:t>–</w:t>
      </w:r>
      <w:r>
        <w:rPr>
          <w:rFonts w:hint="cs"/>
          <w:rtl/>
        </w:rPr>
        <w:t xml:space="preserve"> תור השחקן</w:t>
      </w:r>
    </w:p>
    <w:p w14:paraId="1514E4A6" w14:textId="480CF83C" w:rsidR="00850847" w:rsidRDefault="00850847" w:rsidP="00850847">
      <w:pPr>
        <w:pStyle w:val="ListParagraph"/>
        <w:numPr>
          <w:ilvl w:val="0"/>
          <w:numId w:val="21"/>
        </w:numPr>
      </w:pPr>
      <w:r>
        <w:rPr>
          <w:rFonts w:hint="cs"/>
          <w:rtl/>
        </w:rPr>
        <w:t xml:space="preserve">פעולה </w:t>
      </w:r>
      <w:r>
        <w:rPr>
          <w:rtl/>
        </w:rPr>
        <w:t>–</w:t>
      </w:r>
      <w:r>
        <w:t xml:space="preserve"> action </w:t>
      </w:r>
      <w:r>
        <w:rPr>
          <w:rtl/>
        </w:rPr>
        <w:t>–</w:t>
      </w:r>
      <w:r>
        <w:rPr>
          <w:rFonts w:hint="cs"/>
          <w:rtl/>
        </w:rPr>
        <w:t xml:space="preserve"> פעולת השחקן, 1-7 מייצגים את מס' הטור של האסימון (משמאל לימין)</w:t>
      </w:r>
    </w:p>
    <w:p w14:paraId="6A90CBDF" w14:textId="340CA939" w:rsidR="00850847" w:rsidRDefault="00850847" w:rsidP="00850847">
      <w:pPr>
        <w:pStyle w:val="ListParagraph"/>
        <w:numPr>
          <w:ilvl w:val="0"/>
          <w:numId w:val="21"/>
        </w:numPr>
      </w:pPr>
      <w:r>
        <w:rPr>
          <w:rFonts w:hint="cs"/>
          <w:rtl/>
        </w:rPr>
        <w:t xml:space="preserve">פעולה אחרונה </w:t>
      </w:r>
      <w:r>
        <w:rPr>
          <w:rtl/>
        </w:rPr>
        <w:t>–</w:t>
      </w:r>
      <w:r>
        <w:t xml:space="preserve"> </w:t>
      </w:r>
      <w:proofErr w:type="spellStart"/>
      <w:r>
        <w:t>last_action</w:t>
      </w:r>
      <w:proofErr w:type="spellEnd"/>
      <w:r>
        <w:t xml:space="preserve"> </w:t>
      </w:r>
      <w:r>
        <w:rPr>
          <w:rtl/>
        </w:rPr>
        <w:t>–</w:t>
      </w:r>
      <w:r>
        <w:rPr>
          <w:rFonts w:hint="cs"/>
          <w:rtl/>
        </w:rPr>
        <w:t xml:space="preserve"> שמירת פעולה של תור קודם (בשביל ייעול בדיקת ניצחון)</w:t>
      </w:r>
    </w:p>
    <w:p w14:paraId="3EB1CBF9" w14:textId="77777777" w:rsidR="009C15AD" w:rsidRDefault="009C15AD" w:rsidP="00850847">
      <w:pPr>
        <w:rPr>
          <w:b/>
          <w:bCs/>
          <w:rtl/>
        </w:rPr>
      </w:pPr>
    </w:p>
    <w:p w14:paraId="24D058BF" w14:textId="77777777" w:rsidR="009C15AD" w:rsidRDefault="009C15AD" w:rsidP="00850847">
      <w:pPr>
        <w:rPr>
          <w:b/>
          <w:bCs/>
          <w:rtl/>
        </w:rPr>
      </w:pPr>
    </w:p>
    <w:p w14:paraId="7EE0AFD0" w14:textId="77777777" w:rsidR="009C15AD" w:rsidRDefault="009C15AD" w:rsidP="00850847">
      <w:pPr>
        <w:rPr>
          <w:b/>
          <w:bCs/>
          <w:rtl/>
        </w:rPr>
      </w:pPr>
    </w:p>
    <w:p w14:paraId="17120F86" w14:textId="77777777" w:rsidR="009C15AD" w:rsidRDefault="009C15AD" w:rsidP="00850847">
      <w:pPr>
        <w:rPr>
          <w:b/>
          <w:bCs/>
          <w:rtl/>
        </w:rPr>
      </w:pPr>
    </w:p>
    <w:p w14:paraId="0F382D5B" w14:textId="77777777" w:rsidR="00135A3D" w:rsidRDefault="00135A3D" w:rsidP="00850847">
      <w:pPr>
        <w:rPr>
          <w:b/>
          <w:bCs/>
          <w:rtl/>
        </w:rPr>
      </w:pPr>
    </w:p>
    <w:p w14:paraId="5E6B8E2D" w14:textId="77777777" w:rsidR="00135A3D" w:rsidRDefault="00135A3D" w:rsidP="00850847">
      <w:pPr>
        <w:rPr>
          <w:b/>
          <w:bCs/>
          <w:rtl/>
        </w:rPr>
      </w:pPr>
    </w:p>
    <w:p w14:paraId="032B1CAE" w14:textId="7930C110" w:rsidR="00850847" w:rsidRDefault="00850847" w:rsidP="00850847">
      <w:pPr>
        <w:rPr>
          <w:b/>
          <w:bCs/>
          <w:rtl/>
        </w:rPr>
      </w:pPr>
      <w:r>
        <w:rPr>
          <w:rFonts w:hint="cs"/>
          <w:b/>
          <w:bCs/>
          <w:rtl/>
        </w:rPr>
        <w:t>פעולות עיקריות:</w:t>
      </w:r>
    </w:p>
    <w:p w14:paraId="4DEE4C83" w14:textId="4F599FD3" w:rsidR="00850847" w:rsidRDefault="009C15AD" w:rsidP="00850847">
      <w:pPr>
        <w:pStyle w:val="ListParagraph"/>
        <w:numPr>
          <w:ilvl w:val="0"/>
          <w:numId w:val="21"/>
        </w:numPr>
      </w:pPr>
      <w:proofErr w:type="spellStart"/>
      <w:r w:rsidRPr="009C15AD">
        <w:t>toTensor</w:t>
      </w:r>
      <w:proofErr w:type="spellEnd"/>
      <w:r w:rsidRPr="009C15AD">
        <w:t xml:space="preserve"> (self, device = </w:t>
      </w:r>
      <w:proofErr w:type="spellStart"/>
      <w:r w:rsidRPr="009C15AD">
        <w:t>torch.device</w:t>
      </w:r>
      <w:proofErr w:type="spellEnd"/>
      <w:r w:rsidRPr="009C15AD">
        <w:t>('</w:t>
      </w:r>
      <w:proofErr w:type="spellStart"/>
      <w:r w:rsidRPr="009C15AD">
        <w:t>cpu</w:t>
      </w:r>
      <w:proofErr w:type="spellEnd"/>
      <w:r w:rsidRPr="009C15AD">
        <w:t>'))</w:t>
      </w:r>
      <w:r>
        <w:rPr>
          <w:rFonts w:hint="cs"/>
          <w:rtl/>
        </w:rPr>
        <w:t xml:space="preserve"> </w:t>
      </w:r>
      <w:r w:rsidR="00850847">
        <w:rPr>
          <w:rtl/>
        </w:rPr>
        <w:t>–</w:t>
      </w:r>
      <w:r w:rsidR="00850847">
        <w:rPr>
          <w:rFonts w:hint="cs"/>
          <w:rtl/>
        </w:rPr>
        <w:t xml:space="preserve"> </w:t>
      </w:r>
      <w:r>
        <w:rPr>
          <w:rFonts w:hint="cs"/>
          <w:rtl/>
        </w:rPr>
        <w:t>ממירה את הלוח הנוכחי ל</w:t>
      </w:r>
      <w:r>
        <w:t>tensor</w:t>
      </w:r>
      <w:r>
        <w:rPr>
          <w:rFonts w:hint="cs"/>
          <w:rtl/>
        </w:rPr>
        <w:t xml:space="preserve"> להכנסה אל תוך רשת הנוירונים, מקבלת רק את סוג המכשיר (לשימוש אחר כך ברשת).</w:t>
      </w:r>
    </w:p>
    <w:p w14:paraId="2E6D7036" w14:textId="2EB47FA8" w:rsidR="009C15AD" w:rsidRDefault="009C15AD" w:rsidP="009C15AD">
      <w:pPr>
        <w:pStyle w:val="ListParagraph"/>
        <w:numPr>
          <w:ilvl w:val="0"/>
          <w:numId w:val="21"/>
        </w:numPr>
      </w:pPr>
      <w:proofErr w:type="spellStart"/>
      <w:r w:rsidRPr="009C15AD">
        <w:t>tensorToState</w:t>
      </w:r>
      <w:proofErr w:type="spellEnd"/>
      <w:r w:rsidRPr="009C15AD">
        <w:t xml:space="preserve"> (</w:t>
      </w:r>
      <w:proofErr w:type="spellStart"/>
      <w:r w:rsidRPr="009C15AD">
        <w:t>state_tensor</w:t>
      </w:r>
      <w:proofErr w:type="spellEnd"/>
      <w:r w:rsidRPr="009C15AD">
        <w:t>, player)</w:t>
      </w:r>
      <w:r>
        <w:rPr>
          <w:rFonts w:hint="cs"/>
          <w:rtl/>
        </w:rPr>
        <w:t xml:space="preserve"> </w:t>
      </w:r>
      <w:r>
        <w:rPr>
          <w:rtl/>
        </w:rPr>
        <w:t>–</w:t>
      </w:r>
      <w:r>
        <w:rPr>
          <w:rFonts w:hint="cs"/>
          <w:rtl/>
        </w:rPr>
        <w:t xml:space="preserve"> פעולה הפוכה מ</w:t>
      </w:r>
      <w:proofErr w:type="spellStart"/>
      <w:r>
        <w:t>toTensor</w:t>
      </w:r>
      <w:proofErr w:type="spellEnd"/>
      <w:r>
        <w:rPr>
          <w:rFonts w:hint="cs"/>
          <w:rtl/>
        </w:rPr>
        <w:t>, ממירה את ה</w:t>
      </w:r>
      <w:r>
        <w:t>tensor</w:t>
      </w:r>
      <w:r>
        <w:rPr>
          <w:rFonts w:hint="cs"/>
          <w:rtl/>
        </w:rPr>
        <w:t xml:space="preserve"> שהיא מקבלת ללוח ואת תור השחקן הנוכחי לאובייקט </w:t>
      </w:r>
      <w:r>
        <w:t>state</w:t>
      </w:r>
      <w:r>
        <w:rPr>
          <w:rFonts w:hint="cs"/>
          <w:rtl/>
        </w:rPr>
        <w:t xml:space="preserve"> חדש שהיא מחזירה. זוהי פעולה סטטית לכן לא מקבלת </w:t>
      </w:r>
      <w:r>
        <w:t>self</w:t>
      </w:r>
      <w:r>
        <w:rPr>
          <w:rFonts w:hint="cs"/>
          <w:rtl/>
        </w:rPr>
        <w:t>.</w:t>
      </w:r>
    </w:p>
    <w:p w14:paraId="37769B63" w14:textId="3AD657E5" w:rsidR="009C15AD" w:rsidRDefault="009C15AD" w:rsidP="009C15AD">
      <w:pPr>
        <w:pStyle w:val="ListParagraph"/>
        <w:numPr>
          <w:ilvl w:val="0"/>
          <w:numId w:val="21"/>
        </w:numPr>
      </w:pPr>
      <w:r w:rsidRPr="009C15AD">
        <w:t>reverse (self)</w:t>
      </w:r>
      <w:r>
        <w:rPr>
          <w:rFonts w:hint="cs"/>
          <w:rtl/>
        </w:rPr>
        <w:t xml:space="preserve"> </w:t>
      </w:r>
      <w:r>
        <w:rPr>
          <w:rtl/>
        </w:rPr>
        <w:t>–</w:t>
      </w:r>
      <w:r>
        <w:rPr>
          <w:rFonts w:hint="cs"/>
          <w:rtl/>
        </w:rPr>
        <w:t xml:space="preserve"> הופכת את כל הלוח (כפל ב</w:t>
      </w:r>
      <w:r>
        <w:t>-1</w:t>
      </w:r>
      <w:r>
        <w:rPr>
          <w:rFonts w:hint="cs"/>
          <w:rtl/>
        </w:rPr>
        <w:t>) וגם את תור השחקן.</w:t>
      </w:r>
    </w:p>
    <w:p w14:paraId="1F2AE8EA" w14:textId="77777777" w:rsidR="009C15AD" w:rsidRDefault="009C15AD" w:rsidP="009C15AD">
      <w:pPr>
        <w:pStyle w:val="ListParagraph"/>
        <w:rPr>
          <w:rtl/>
        </w:rPr>
      </w:pPr>
    </w:p>
    <w:p w14:paraId="776BDECF" w14:textId="7856B795" w:rsidR="009C15AD" w:rsidRDefault="009C15AD" w:rsidP="009C15AD">
      <w:pPr>
        <w:rPr>
          <w:b/>
          <w:bCs/>
          <w:rtl/>
        </w:rPr>
      </w:pPr>
      <w:r>
        <w:rPr>
          <w:rFonts w:hint="cs"/>
          <w:b/>
          <w:bCs/>
          <w:rtl/>
        </w:rPr>
        <w:t xml:space="preserve">נספח נמצא בסוף תיק הפרויקט תחת "מחלקת </w:t>
      </w:r>
      <w:r>
        <w:rPr>
          <w:b/>
          <w:bCs/>
        </w:rPr>
        <w:t>State</w:t>
      </w:r>
      <w:r>
        <w:rPr>
          <w:rFonts w:hint="cs"/>
          <w:b/>
          <w:bCs/>
          <w:rtl/>
        </w:rPr>
        <w:t>"</w:t>
      </w:r>
    </w:p>
    <w:p w14:paraId="5EA909EE" w14:textId="77777777" w:rsidR="009C15AD" w:rsidRPr="009C15AD" w:rsidRDefault="009C15AD" w:rsidP="009C15AD">
      <w:pPr>
        <w:rPr>
          <w:b/>
          <w:bCs/>
          <w:rtl/>
        </w:rPr>
      </w:pPr>
    </w:p>
    <w:p w14:paraId="66760A87" w14:textId="27016F9F" w:rsidR="00921508" w:rsidRDefault="00921508" w:rsidP="00F467FB">
      <w:pPr>
        <w:pStyle w:val="Heading3"/>
        <w:rPr>
          <w:rFonts w:ascii="David" w:hAnsi="David"/>
          <w:rtl/>
        </w:rPr>
      </w:pPr>
      <w:bookmarkStart w:id="13" w:name="_Toc168314916"/>
      <w:r w:rsidRPr="00F53613">
        <w:rPr>
          <w:rFonts w:ascii="David" w:hAnsi="David"/>
          <w:rtl/>
        </w:rPr>
        <w:t xml:space="preserve">המחלקה </w:t>
      </w:r>
      <w:r w:rsidRPr="00F53613">
        <w:rPr>
          <w:rFonts w:ascii="David" w:hAnsi="David"/>
        </w:rPr>
        <w:t>Graphics</w:t>
      </w:r>
      <w:bookmarkEnd w:id="13"/>
    </w:p>
    <w:p w14:paraId="64D7B2E5" w14:textId="6628E86C" w:rsidR="009C15AD" w:rsidRDefault="009C15AD" w:rsidP="009C15AD">
      <w:pPr>
        <w:rPr>
          <w:rtl/>
        </w:rPr>
      </w:pPr>
      <w:r>
        <w:rPr>
          <w:rFonts w:hint="cs"/>
          <w:rtl/>
        </w:rPr>
        <w:t>ייצוג הממשק הגרפי של המשחק</w:t>
      </w:r>
    </w:p>
    <w:p w14:paraId="28077950" w14:textId="77777777" w:rsidR="009C15AD" w:rsidRDefault="009C15AD" w:rsidP="009C15AD">
      <w:pPr>
        <w:rPr>
          <w:b/>
          <w:bCs/>
          <w:rtl/>
        </w:rPr>
      </w:pPr>
    </w:p>
    <w:p w14:paraId="41C5CA07" w14:textId="77777777" w:rsidR="009C15AD" w:rsidRDefault="009C15AD" w:rsidP="009C15AD">
      <w:pPr>
        <w:rPr>
          <w:rtl/>
        </w:rPr>
      </w:pPr>
      <w:r>
        <w:rPr>
          <w:rFonts w:hint="cs"/>
          <w:b/>
          <w:bCs/>
          <w:rtl/>
        </w:rPr>
        <w:t>מאפיינים:</w:t>
      </w:r>
      <w:r>
        <w:rPr>
          <w:rFonts w:hint="cs"/>
          <w:rtl/>
        </w:rPr>
        <w:t xml:space="preserve"> </w:t>
      </w:r>
    </w:p>
    <w:p w14:paraId="5BE451D2" w14:textId="77777777" w:rsidR="009C15AD" w:rsidRDefault="009C15AD" w:rsidP="009C15AD">
      <w:pPr>
        <w:pStyle w:val="ListParagraph"/>
        <w:numPr>
          <w:ilvl w:val="0"/>
          <w:numId w:val="21"/>
        </w:numPr>
      </w:pPr>
      <w:r>
        <w:rPr>
          <w:rFonts w:hint="cs"/>
          <w:rtl/>
        </w:rPr>
        <w:t xml:space="preserve">לוח </w:t>
      </w:r>
      <w:r>
        <w:rPr>
          <w:rtl/>
        </w:rPr>
        <w:t>–</w:t>
      </w:r>
      <w:r>
        <w:t xml:space="preserve"> board </w:t>
      </w:r>
      <w:r>
        <w:rPr>
          <w:rtl/>
        </w:rPr>
        <w:t>–</w:t>
      </w:r>
      <w:r>
        <w:rPr>
          <w:rFonts w:hint="cs"/>
          <w:rtl/>
        </w:rPr>
        <w:t xml:space="preserve"> מערך דו-ממדי של מצב הלוח נוכחי</w:t>
      </w:r>
    </w:p>
    <w:p w14:paraId="6123D8FA" w14:textId="4F7B35D1" w:rsidR="009C15AD" w:rsidRDefault="009C15AD" w:rsidP="009C15AD">
      <w:pPr>
        <w:pStyle w:val="ListParagraph"/>
        <w:numPr>
          <w:ilvl w:val="0"/>
          <w:numId w:val="21"/>
        </w:numPr>
      </w:pPr>
      <w:r>
        <w:rPr>
          <w:rFonts w:hint="cs"/>
          <w:rtl/>
        </w:rPr>
        <w:t xml:space="preserve">חלון </w:t>
      </w:r>
      <w:r>
        <w:rPr>
          <w:rtl/>
        </w:rPr>
        <w:t>–</w:t>
      </w:r>
      <w:r>
        <w:t xml:space="preserve"> win </w:t>
      </w:r>
      <w:r>
        <w:rPr>
          <w:rtl/>
        </w:rPr>
        <w:t>–</w:t>
      </w:r>
      <w:r>
        <w:rPr>
          <w:rFonts w:hint="cs"/>
          <w:rtl/>
        </w:rPr>
        <w:t xml:space="preserve"> </w:t>
      </w:r>
      <w:r w:rsidR="00637A14">
        <w:rPr>
          <w:rFonts w:hint="cs"/>
          <w:rtl/>
        </w:rPr>
        <w:t>חלון המשחק</w:t>
      </w:r>
    </w:p>
    <w:p w14:paraId="3747DA0B" w14:textId="54CDDBCA" w:rsidR="009C15AD" w:rsidRDefault="00F91EDC" w:rsidP="009C15AD">
      <w:pPr>
        <w:pStyle w:val="ListParagraph"/>
        <w:numPr>
          <w:ilvl w:val="0"/>
          <w:numId w:val="21"/>
        </w:numPr>
      </w:pPr>
      <w:r>
        <w:rPr>
          <w:rFonts w:hint="cs"/>
          <w:rtl/>
        </w:rPr>
        <w:t>שורות</w:t>
      </w:r>
      <w:r w:rsidR="009C15AD">
        <w:rPr>
          <w:rFonts w:hint="cs"/>
          <w:rtl/>
        </w:rPr>
        <w:t xml:space="preserve"> </w:t>
      </w:r>
      <w:r w:rsidR="009C15AD">
        <w:rPr>
          <w:rtl/>
        </w:rPr>
        <w:t>–</w:t>
      </w:r>
      <w:r w:rsidR="009C15AD">
        <w:t xml:space="preserve"> rows </w:t>
      </w:r>
      <w:r w:rsidR="009C15AD">
        <w:rPr>
          <w:rtl/>
        </w:rPr>
        <w:t>–</w:t>
      </w:r>
      <w:r w:rsidR="009C15AD">
        <w:rPr>
          <w:rFonts w:hint="cs"/>
          <w:rtl/>
        </w:rPr>
        <w:t xml:space="preserve"> </w:t>
      </w:r>
      <w:r w:rsidR="00637A14">
        <w:rPr>
          <w:rFonts w:hint="cs"/>
          <w:rtl/>
        </w:rPr>
        <w:t>כמות השורות בלוח</w:t>
      </w:r>
    </w:p>
    <w:p w14:paraId="5A84AF10" w14:textId="6760D1E1" w:rsidR="009C15AD" w:rsidRDefault="00F91EDC" w:rsidP="009C15AD">
      <w:pPr>
        <w:pStyle w:val="ListParagraph"/>
        <w:numPr>
          <w:ilvl w:val="0"/>
          <w:numId w:val="21"/>
        </w:numPr>
      </w:pPr>
      <w:r>
        <w:rPr>
          <w:rFonts w:hint="cs"/>
          <w:rtl/>
        </w:rPr>
        <w:t>טורים</w:t>
      </w:r>
      <w:r w:rsidR="009C15AD">
        <w:rPr>
          <w:rFonts w:hint="cs"/>
          <w:rtl/>
        </w:rPr>
        <w:t xml:space="preserve"> </w:t>
      </w:r>
      <w:r w:rsidR="009C15AD">
        <w:rPr>
          <w:rtl/>
        </w:rPr>
        <w:t>–</w:t>
      </w:r>
      <w:r w:rsidR="009C15AD">
        <w:t xml:space="preserve"> cols </w:t>
      </w:r>
      <w:r w:rsidR="009C15AD">
        <w:rPr>
          <w:rtl/>
        </w:rPr>
        <w:t>–</w:t>
      </w:r>
      <w:r w:rsidR="009C15AD">
        <w:rPr>
          <w:rFonts w:hint="cs"/>
          <w:rtl/>
        </w:rPr>
        <w:t xml:space="preserve"> </w:t>
      </w:r>
      <w:r w:rsidR="00637A14">
        <w:rPr>
          <w:rFonts w:hint="cs"/>
          <w:rtl/>
        </w:rPr>
        <w:t>כמות הטורים בלוח</w:t>
      </w:r>
    </w:p>
    <w:p w14:paraId="4BCBDDF1" w14:textId="77777777" w:rsidR="009C15AD" w:rsidRDefault="009C15AD" w:rsidP="009C15AD">
      <w:pPr>
        <w:rPr>
          <w:b/>
          <w:bCs/>
          <w:rtl/>
        </w:rPr>
      </w:pPr>
    </w:p>
    <w:p w14:paraId="670E4D47" w14:textId="77777777" w:rsidR="009C15AD" w:rsidRDefault="009C15AD" w:rsidP="009C15AD">
      <w:pPr>
        <w:rPr>
          <w:b/>
          <w:bCs/>
          <w:rtl/>
        </w:rPr>
      </w:pPr>
      <w:r>
        <w:rPr>
          <w:rFonts w:hint="cs"/>
          <w:b/>
          <w:bCs/>
          <w:rtl/>
        </w:rPr>
        <w:t>פעולות עיקריות:</w:t>
      </w:r>
    </w:p>
    <w:p w14:paraId="2AB777C2" w14:textId="23FF3C4A" w:rsidR="009C15AD" w:rsidRDefault="00F02521" w:rsidP="009C15AD">
      <w:pPr>
        <w:pStyle w:val="ListParagraph"/>
        <w:numPr>
          <w:ilvl w:val="0"/>
          <w:numId w:val="21"/>
        </w:numPr>
      </w:pPr>
      <w:proofErr w:type="spellStart"/>
      <w:r w:rsidRPr="00F02521">
        <w:t>draw_Lines_Circles</w:t>
      </w:r>
      <w:proofErr w:type="spellEnd"/>
      <w:r w:rsidRPr="00F02521">
        <w:t>(self)</w:t>
      </w:r>
      <w:r w:rsidR="009C15AD">
        <w:rPr>
          <w:rFonts w:hint="cs"/>
          <w:rtl/>
        </w:rPr>
        <w:t xml:space="preserve"> </w:t>
      </w:r>
      <w:r w:rsidR="009C15AD">
        <w:rPr>
          <w:rtl/>
        </w:rPr>
        <w:t>–</w:t>
      </w:r>
      <w:r w:rsidR="009C15AD">
        <w:rPr>
          <w:rFonts w:hint="cs"/>
          <w:rtl/>
        </w:rPr>
        <w:t xml:space="preserve"> מ</w:t>
      </w:r>
      <w:r>
        <w:rPr>
          <w:rFonts w:hint="cs"/>
          <w:rtl/>
        </w:rPr>
        <w:t>ציירת את קווי הלוח ואת התאים על חלון המשחק</w:t>
      </w:r>
    </w:p>
    <w:p w14:paraId="5B7A1495" w14:textId="68C563C0" w:rsidR="009C15AD" w:rsidRDefault="00F02521" w:rsidP="009C15AD">
      <w:pPr>
        <w:pStyle w:val="ListParagraph"/>
        <w:numPr>
          <w:ilvl w:val="0"/>
          <w:numId w:val="21"/>
        </w:numPr>
      </w:pPr>
      <w:proofErr w:type="spellStart"/>
      <w:r w:rsidRPr="00F02521">
        <w:t>draw_all_pieces</w:t>
      </w:r>
      <w:proofErr w:type="spellEnd"/>
      <w:r w:rsidRPr="00F02521">
        <w:t>(self)</w:t>
      </w:r>
      <w:r>
        <w:rPr>
          <w:rFonts w:hint="cs"/>
          <w:rtl/>
        </w:rPr>
        <w:t xml:space="preserve"> </w:t>
      </w:r>
      <w:r w:rsidR="009C15AD">
        <w:rPr>
          <w:rtl/>
        </w:rPr>
        <w:t>–</w:t>
      </w:r>
      <w:r>
        <w:rPr>
          <w:rFonts w:hint="cs"/>
          <w:rtl/>
        </w:rPr>
        <w:t xml:space="preserve"> מציירת את כל האסימונים בלוח</w:t>
      </w:r>
    </w:p>
    <w:p w14:paraId="7574806D" w14:textId="77C06A44" w:rsidR="009C15AD" w:rsidRDefault="00F02521" w:rsidP="009C15AD">
      <w:pPr>
        <w:pStyle w:val="ListParagraph"/>
        <w:numPr>
          <w:ilvl w:val="0"/>
          <w:numId w:val="21"/>
        </w:numPr>
      </w:pPr>
      <w:proofErr w:type="spellStart"/>
      <w:r w:rsidRPr="00F02521">
        <w:t>draw_piece</w:t>
      </w:r>
      <w:proofErr w:type="spellEnd"/>
      <w:r w:rsidRPr="00F02521">
        <w:t xml:space="preserve">(self, </w:t>
      </w:r>
      <w:proofErr w:type="spellStart"/>
      <w:r w:rsidRPr="00F02521">
        <w:t>row_col</w:t>
      </w:r>
      <w:proofErr w:type="spellEnd"/>
      <w:r w:rsidRPr="00F02521">
        <w:t>, player)</w:t>
      </w:r>
      <w:r>
        <w:rPr>
          <w:rFonts w:hint="cs"/>
          <w:rtl/>
        </w:rPr>
        <w:t xml:space="preserve"> </w:t>
      </w:r>
      <w:r w:rsidR="009C15AD">
        <w:rPr>
          <w:rtl/>
        </w:rPr>
        <w:t>–</w:t>
      </w:r>
      <w:r w:rsidR="009C15AD">
        <w:rPr>
          <w:rFonts w:hint="cs"/>
          <w:rtl/>
        </w:rPr>
        <w:t xml:space="preserve"> </w:t>
      </w:r>
      <w:r>
        <w:rPr>
          <w:rFonts w:hint="cs"/>
          <w:rtl/>
        </w:rPr>
        <w:t xml:space="preserve">מציירת אסימון יחיד </w:t>
      </w:r>
      <w:r>
        <w:rPr>
          <w:rtl/>
        </w:rPr>
        <w:t>–</w:t>
      </w:r>
      <w:r>
        <w:rPr>
          <w:rFonts w:hint="cs"/>
          <w:rtl/>
        </w:rPr>
        <w:t xml:space="preserve"> לפי מס' השחקן קובעת את צבע האסימון, ולפי </w:t>
      </w:r>
      <w:proofErr w:type="spellStart"/>
      <w:r>
        <w:t>row_col</w:t>
      </w:r>
      <w:proofErr w:type="spellEnd"/>
      <w:r>
        <w:rPr>
          <w:rFonts w:hint="cs"/>
          <w:rtl/>
        </w:rPr>
        <w:t xml:space="preserve"> מציירת את האסימון במיקום המדויק בלוח.</w:t>
      </w:r>
    </w:p>
    <w:p w14:paraId="0F86EF38" w14:textId="1163CFAE" w:rsidR="00F02521" w:rsidRDefault="00F02521" w:rsidP="00F02521">
      <w:pPr>
        <w:pStyle w:val="ListParagraph"/>
        <w:numPr>
          <w:ilvl w:val="0"/>
          <w:numId w:val="21"/>
        </w:numPr>
      </w:pPr>
      <w:r w:rsidRPr="00F02521">
        <w:t>draw(self)</w:t>
      </w:r>
      <w:r>
        <w:rPr>
          <w:rFonts w:hint="cs"/>
          <w:rtl/>
        </w:rPr>
        <w:t xml:space="preserve"> </w:t>
      </w:r>
      <w:r>
        <w:rPr>
          <w:rtl/>
        </w:rPr>
        <w:t>–</w:t>
      </w:r>
      <w:r>
        <w:rPr>
          <w:rFonts w:hint="cs"/>
          <w:rtl/>
        </w:rPr>
        <w:t xml:space="preserve"> הפעולה העיקרית. מציירת את כל רכיבי הלוח ואת כל האסימונים בחלון המשחק.</w:t>
      </w:r>
    </w:p>
    <w:p w14:paraId="116FCFCF" w14:textId="77777777" w:rsidR="009C15AD" w:rsidRDefault="009C15AD" w:rsidP="009C15AD">
      <w:pPr>
        <w:pStyle w:val="ListParagraph"/>
        <w:rPr>
          <w:rtl/>
        </w:rPr>
      </w:pPr>
    </w:p>
    <w:p w14:paraId="0983F592" w14:textId="4ABED859" w:rsidR="009C15AD" w:rsidRDefault="009C15AD" w:rsidP="009C15AD">
      <w:pPr>
        <w:rPr>
          <w:b/>
          <w:bCs/>
          <w:rtl/>
        </w:rPr>
      </w:pPr>
      <w:r>
        <w:rPr>
          <w:rFonts w:hint="cs"/>
          <w:b/>
          <w:bCs/>
          <w:rtl/>
        </w:rPr>
        <w:t xml:space="preserve">נספח נמצא בסוף תיק הפרויקט תחת "מחלקת </w:t>
      </w:r>
      <w:r>
        <w:rPr>
          <w:b/>
          <w:bCs/>
        </w:rPr>
        <w:t>Graphics</w:t>
      </w:r>
      <w:r>
        <w:rPr>
          <w:rFonts w:hint="cs"/>
          <w:b/>
          <w:bCs/>
          <w:rtl/>
        </w:rPr>
        <w:t>"</w:t>
      </w:r>
    </w:p>
    <w:p w14:paraId="73C4ED7C" w14:textId="77777777" w:rsidR="009C15AD" w:rsidRDefault="009C15AD" w:rsidP="009C15AD">
      <w:pPr>
        <w:rPr>
          <w:rtl/>
        </w:rPr>
      </w:pPr>
    </w:p>
    <w:p w14:paraId="72E86A35" w14:textId="77777777" w:rsidR="0026410F" w:rsidRDefault="0026410F" w:rsidP="009C15AD">
      <w:pPr>
        <w:rPr>
          <w:rtl/>
        </w:rPr>
      </w:pPr>
    </w:p>
    <w:p w14:paraId="6E017D78" w14:textId="77777777" w:rsidR="0026410F" w:rsidRDefault="0026410F" w:rsidP="009C15AD">
      <w:pPr>
        <w:rPr>
          <w:rtl/>
        </w:rPr>
      </w:pPr>
    </w:p>
    <w:p w14:paraId="2E604F39" w14:textId="77777777" w:rsidR="0026410F" w:rsidRPr="009C15AD" w:rsidRDefault="0026410F" w:rsidP="009C15AD"/>
    <w:p w14:paraId="68746E69" w14:textId="6E627916" w:rsidR="00921508" w:rsidRDefault="00921508" w:rsidP="00F467FB">
      <w:pPr>
        <w:pStyle w:val="Heading3"/>
        <w:rPr>
          <w:rFonts w:ascii="David" w:hAnsi="David"/>
          <w:rtl/>
        </w:rPr>
      </w:pPr>
      <w:bookmarkStart w:id="14" w:name="_Toc168314917"/>
      <w:r w:rsidRPr="00F53613">
        <w:rPr>
          <w:rFonts w:ascii="David" w:hAnsi="David"/>
          <w:rtl/>
        </w:rPr>
        <w:lastRenderedPageBreak/>
        <w:t xml:space="preserve">המחלקה </w:t>
      </w:r>
      <w:r w:rsidR="006C1441">
        <w:rPr>
          <w:rFonts w:ascii="David" w:hAnsi="David"/>
        </w:rPr>
        <w:t>Connect4</w:t>
      </w:r>
      <w:r w:rsidRPr="00F53613">
        <w:rPr>
          <w:rFonts w:ascii="David" w:hAnsi="David"/>
        </w:rPr>
        <w:t xml:space="preserve"> – Environment</w:t>
      </w:r>
      <w:bookmarkEnd w:id="14"/>
    </w:p>
    <w:p w14:paraId="1CB60286" w14:textId="2CB9F5C1" w:rsidR="00F02521" w:rsidRDefault="00F02521" w:rsidP="00F02521">
      <w:pPr>
        <w:rPr>
          <w:rtl/>
        </w:rPr>
      </w:pPr>
      <w:r>
        <w:rPr>
          <w:rFonts w:hint="cs"/>
          <w:rtl/>
        </w:rPr>
        <w:t xml:space="preserve">ייצוג סביבת המשחק. מחלקה זו מטפלת בלוגיקה של המשחק </w:t>
      </w:r>
      <w:r>
        <w:rPr>
          <w:rtl/>
        </w:rPr>
        <w:t>–</w:t>
      </w:r>
      <w:r>
        <w:rPr>
          <w:rFonts w:hint="cs"/>
          <w:rtl/>
        </w:rPr>
        <w:t xml:space="preserve"> בדיקות ניצחון ותיקו, מה קורה כאשר מטילים אסימון (פעולה).</w:t>
      </w:r>
    </w:p>
    <w:p w14:paraId="0D8B9843" w14:textId="77777777" w:rsidR="00F02521" w:rsidRDefault="00F02521" w:rsidP="00F02521">
      <w:pPr>
        <w:rPr>
          <w:b/>
          <w:bCs/>
          <w:rtl/>
        </w:rPr>
      </w:pPr>
    </w:p>
    <w:p w14:paraId="508952E0" w14:textId="77777777" w:rsidR="00F02521" w:rsidRDefault="00F02521" w:rsidP="00F02521">
      <w:pPr>
        <w:rPr>
          <w:b/>
          <w:bCs/>
          <w:rtl/>
        </w:rPr>
      </w:pPr>
    </w:p>
    <w:p w14:paraId="3F5D040D" w14:textId="1791D446" w:rsidR="00F02521" w:rsidRDefault="00F02521" w:rsidP="00F02521">
      <w:pPr>
        <w:rPr>
          <w:rtl/>
        </w:rPr>
      </w:pPr>
      <w:r>
        <w:rPr>
          <w:rFonts w:hint="cs"/>
          <w:b/>
          <w:bCs/>
          <w:rtl/>
        </w:rPr>
        <w:t>מאפיינים:</w:t>
      </w:r>
      <w:r>
        <w:rPr>
          <w:rFonts w:hint="cs"/>
          <w:rtl/>
        </w:rPr>
        <w:t xml:space="preserve"> </w:t>
      </w:r>
    </w:p>
    <w:p w14:paraId="1A2B159C" w14:textId="540BF470" w:rsidR="00F02521" w:rsidRDefault="00F02521" w:rsidP="00F02521">
      <w:pPr>
        <w:pStyle w:val="ListParagraph"/>
        <w:numPr>
          <w:ilvl w:val="0"/>
          <w:numId w:val="21"/>
        </w:numPr>
      </w:pPr>
      <w:r>
        <w:rPr>
          <w:rFonts w:hint="cs"/>
          <w:rtl/>
        </w:rPr>
        <w:t xml:space="preserve">מצב </w:t>
      </w:r>
      <w:r>
        <w:rPr>
          <w:rtl/>
        </w:rPr>
        <w:t>–</w:t>
      </w:r>
      <w:r>
        <w:t xml:space="preserve"> state </w:t>
      </w:r>
      <w:r>
        <w:rPr>
          <w:rtl/>
        </w:rPr>
        <w:t>–</w:t>
      </w:r>
      <w:r>
        <w:rPr>
          <w:rFonts w:hint="cs"/>
          <w:rtl/>
        </w:rPr>
        <w:t xml:space="preserve"> מצב הלוח הנוכחי</w:t>
      </w:r>
    </w:p>
    <w:p w14:paraId="38DECA8D" w14:textId="77777777" w:rsidR="00F02521" w:rsidRPr="00F02521" w:rsidRDefault="00F02521" w:rsidP="00F02521">
      <w:pPr>
        <w:rPr>
          <w:rtl/>
        </w:rPr>
      </w:pPr>
    </w:p>
    <w:p w14:paraId="01E8C736" w14:textId="77777777" w:rsidR="00F02521" w:rsidRDefault="00F02521" w:rsidP="00F02521">
      <w:pPr>
        <w:rPr>
          <w:b/>
          <w:bCs/>
          <w:rtl/>
        </w:rPr>
      </w:pPr>
      <w:r>
        <w:rPr>
          <w:rFonts w:hint="cs"/>
          <w:b/>
          <w:bCs/>
          <w:rtl/>
        </w:rPr>
        <w:t>פעולות עיקריות:</w:t>
      </w:r>
    </w:p>
    <w:p w14:paraId="5A2F054F" w14:textId="7E6CA59D" w:rsidR="00F02521" w:rsidRDefault="00850EEC" w:rsidP="00F02521">
      <w:pPr>
        <w:pStyle w:val="ListParagraph"/>
        <w:numPr>
          <w:ilvl w:val="0"/>
          <w:numId w:val="21"/>
        </w:numPr>
      </w:pPr>
      <w:proofErr w:type="spellStart"/>
      <w:r w:rsidRPr="00850EEC">
        <w:t>get_actions</w:t>
      </w:r>
      <w:proofErr w:type="spellEnd"/>
      <w:r w:rsidRPr="00850EEC">
        <w:t>(self, state: State = None)</w:t>
      </w:r>
      <w:r>
        <w:rPr>
          <w:rFonts w:hint="cs"/>
          <w:rtl/>
        </w:rPr>
        <w:t xml:space="preserve"> </w:t>
      </w:r>
      <w:r w:rsidR="00F02521">
        <w:rPr>
          <w:rtl/>
        </w:rPr>
        <w:t>–</w:t>
      </w:r>
      <w:r w:rsidR="00F02521">
        <w:rPr>
          <w:rFonts w:hint="cs"/>
          <w:rtl/>
        </w:rPr>
        <w:t xml:space="preserve"> </w:t>
      </w:r>
      <w:r>
        <w:rPr>
          <w:rFonts w:hint="cs"/>
          <w:rtl/>
        </w:rPr>
        <w:t>מחזירה את כל הפעולות האפשריות עבור תור השחקן הנוכחי</w:t>
      </w:r>
    </w:p>
    <w:p w14:paraId="58EB855C" w14:textId="3BB29042" w:rsidR="00F02521" w:rsidRDefault="00850EEC" w:rsidP="00F02521">
      <w:pPr>
        <w:pStyle w:val="ListParagraph"/>
        <w:numPr>
          <w:ilvl w:val="0"/>
          <w:numId w:val="21"/>
        </w:numPr>
      </w:pPr>
      <w:r w:rsidRPr="00850EEC">
        <w:t>move(self, col, state: State)</w:t>
      </w:r>
      <w:r>
        <w:rPr>
          <w:rFonts w:hint="cs"/>
          <w:rtl/>
        </w:rPr>
        <w:t xml:space="preserve"> </w:t>
      </w:r>
      <w:r w:rsidR="00F02521">
        <w:rPr>
          <w:rtl/>
        </w:rPr>
        <w:t>–</w:t>
      </w:r>
      <w:r w:rsidR="00F02521">
        <w:rPr>
          <w:rFonts w:hint="cs"/>
          <w:rtl/>
        </w:rPr>
        <w:t xml:space="preserve"> </w:t>
      </w:r>
      <w:r>
        <w:rPr>
          <w:rFonts w:hint="cs"/>
          <w:rtl/>
        </w:rPr>
        <w:t>מבצעת את פעולת השחקן. התור עובר לשחקן השני, ולוח המשחק מתעדכן. מחזירה אם הפעולה חוקית (אם לא, הפעולה לא עושה כלום).</w:t>
      </w:r>
    </w:p>
    <w:p w14:paraId="5E680D36" w14:textId="5564CA98" w:rsidR="00F02521" w:rsidRDefault="00850EEC" w:rsidP="00F02521">
      <w:pPr>
        <w:pStyle w:val="ListParagraph"/>
        <w:numPr>
          <w:ilvl w:val="0"/>
          <w:numId w:val="21"/>
        </w:numPr>
      </w:pPr>
      <w:proofErr w:type="spellStart"/>
      <w:r w:rsidRPr="00850EEC">
        <w:t>next_state</w:t>
      </w:r>
      <w:proofErr w:type="spellEnd"/>
      <w:r w:rsidRPr="00850EEC">
        <w:t>(self, col, state: State)</w:t>
      </w:r>
      <w:r w:rsidR="00F02521">
        <w:rPr>
          <w:rFonts w:hint="cs"/>
          <w:rtl/>
        </w:rPr>
        <w:t xml:space="preserve"> </w:t>
      </w:r>
      <w:r w:rsidR="00F02521">
        <w:rPr>
          <w:rtl/>
        </w:rPr>
        <w:t>–</w:t>
      </w:r>
      <w:r w:rsidR="00F02521">
        <w:rPr>
          <w:rFonts w:hint="cs"/>
          <w:rtl/>
        </w:rPr>
        <w:t xml:space="preserve"> </w:t>
      </w:r>
      <w:r>
        <w:rPr>
          <w:rFonts w:hint="cs"/>
          <w:rtl/>
        </w:rPr>
        <w:t>מחזירה את המצב הבא עבור המצב הנוכחי והפעולה שננקטה</w:t>
      </w:r>
    </w:p>
    <w:p w14:paraId="58CFB4F2" w14:textId="1A0F4F64" w:rsidR="00F02521" w:rsidRDefault="00850EEC" w:rsidP="00850EEC">
      <w:pPr>
        <w:pStyle w:val="ListParagraph"/>
        <w:numPr>
          <w:ilvl w:val="0"/>
          <w:numId w:val="21"/>
        </w:numPr>
      </w:pPr>
      <w:proofErr w:type="spellStart"/>
      <w:r w:rsidRPr="00850EEC">
        <w:t>checkGameWin</w:t>
      </w:r>
      <w:proofErr w:type="spellEnd"/>
      <w:r w:rsidRPr="00850EEC">
        <w:t>(self, state : State)</w:t>
      </w:r>
      <w:r w:rsidR="00F02521">
        <w:rPr>
          <w:rFonts w:hint="cs"/>
          <w:rtl/>
        </w:rPr>
        <w:t xml:space="preserve"> </w:t>
      </w:r>
      <w:r w:rsidR="00F02521">
        <w:rPr>
          <w:rtl/>
        </w:rPr>
        <w:t>–</w:t>
      </w:r>
      <w:r w:rsidR="00F02521">
        <w:rPr>
          <w:rFonts w:hint="cs"/>
          <w:rtl/>
        </w:rPr>
        <w:t xml:space="preserve"> </w:t>
      </w:r>
      <w:r>
        <w:rPr>
          <w:rFonts w:hint="cs"/>
          <w:rtl/>
        </w:rPr>
        <w:t>בודקת מצב ניצחון במשחק</w:t>
      </w:r>
    </w:p>
    <w:p w14:paraId="548FC3BD" w14:textId="43DA327F" w:rsidR="00850EEC" w:rsidRDefault="00850EEC" w:rsidP="00850EEC">
      <w:pPr>
        <w:pStyle w:val="ListParagraph"/>
        <w:numPr>
          <w:ilvl w:val="0"/>
          <w:numId w:val="21"/>
        </w:numPr>
      </w:pPr>
      <w:proofErr w:type="spellStart"/>
      <w:r w:rsidRPr="00850EEC">
        <w:t>checkNInARow</w:t>
      </w:r>
      <w:proofErr w:type="spellEnd"/>
      <w:r w:rsidRPr="00850EEC">
        <w:t>(self, state: State, n)</w:t>
      </w:r>
      <w:r>
        <w:rPr>
          <w:rFonts w:hint="cs"/>
          <w:rtl/>
        </w:rPr>
        <w:t xml:space="preserve"> </w:t>
      </w:r>
      <w:r>
        <w:rPr>
          <w:rtl/>
        </w:rPr>
        <w:t>–</w:t>
      </w:r>
      <w:r>
        <w:rPr>
          <w:rFonts w:hint="cs"/>
          <w:rtl/>
        </w:rPr>
        <w:t xml:space="preserve"> </w:t>
      </w:r>
      <w:proofErr w:type="spellStart"/>
      <w:r>
        <w:rPr>
          <w:rFonts w:hint="cs"/>
          <w:rtl/>
        </w:rPr>
        <w:t>סוכמת</w:t>
      </w:r>
      <w:proofErr w:type="spellEnd"/>
      <w:r>
        <w:rPr>
          <w:rFonts w:hint="cs"/>
          <w:rtl/>
        </w:rPr>
        <w:t xml:space="preserve"> את כל הרצפים של תור השחקן הנוכחים באורך </w:t>
      </w:r>
      <w:r>
        <w:t>n</w:t>
      </w:r>
      <w:r>
        <w:rPr>
          <w:rFonts w:hint="cs"/>
          <w:rtl/>
        </w:rPr>
        <w:t>, ומחזירה את הסכום (משמש להערכה היוריסטית).</w:t>
      </w:r>
    </w:p>
    <w:p w14:paraId="187D6BEB" w14:textId="77777777" w:rsidR="00850EEC" w:rsidRDefault="00850EEC" w:rsidP="00850EEC">
      <w:pPr>
        <w:pStyle w:val="ListParagraph"/>
        <w:numPr>
          <w:ilvl w:val="0"/>
          <w:numId w:val="21"/>
        </w:numPr>
      </w:pPr>
      <w:proofErr w:type="spellStart"/>
      <w:r w:rsidRPr="00850EEC">
        <w:t>get_all_next_states</w:t>
      </w:r>
      <w:proofErr w:type="spellEnd"/>
      <w:r w:rsidRPr="00850EEC">
        <w:t xml:space="preserve"> (self, state: State)</w:t>
      </w:r>
      <w:r>
        <w:rPr>
          <w:rFonts w:hint="cs"/>
          <w:rtl/>
        </w:rPr>
        <w:t xml:space="preserve"> </w:t>
      </w:r>
      <w:r>
        <w:rPr>
          <w:rtl/>
        </w:rPr>
        <w:t>–</w:t>
      </w:r>
      <w:r>
        <w:rPr>
          <w:rFonts w:hint="cs"/>
          <w:rtl/>
        </w:rPr>
        <w:t xml:space="preserve"> מחזירה את כל המצבים הבאים האפשריים </w:t>
      </w:r>
    </w:p>
    <w:p w14:paraId="2A5512DC" w14:textId="1EA1E81F" w:rsidR="00850EEC" w:rsidRDefault="00850EEC" w:rsidP="00850EEC">
      <w:pPr>
        <w:pStyle w:val="ListParagraph"/>
      </w:pPr>
      <w:r>
        <w:rPr>
          <w:rFonts w:hint="cs"/>
          <w:rtl/>
        </w:rPr>
        <w:t>והפעולות החוקיות (לפי כל הפעולות החוקיות של המצב הנוכחי ותור השחקן הנוכחי)</w:t>
      </w:r>
    </w:p>
    <w:p w14:paraId="098E0EDD" w14:textId="04C60AA2" w:rsidR="00850EEC" w:rsidRDefault="00850EEC" w:rsidP="00850EEC">
      <w:pPr>
        <w:pStyle w:val="ListParagraph"/>
        <w:numPr>
          <w:ilvl w:val="0"/>
          <w:numId w:val="21"/>
        </w:numPr>
      </w:pPr>
      <w:proofErr w:type="spellStart"/>
      <w:r w:rsidRPr="00850EEC">
        <w:t>toTensor</w:t>
      </w:r>
      <w:proofErr w:type="spellEnd"/>
      <w:r w:rsidRPr="00850EEC">
        <w:t xml:space="preserve"> (self, </w:t>
      </w:r>
      <w:proofErr w:type="spellStart"/>
      <w:r w:rsidRPr="00850EEC">
        <w:t>list_states</w:t>
      </w:r>
      <w:proofErr w:type="spellEnd"/>
      <w:r w:rsidRPr="00850EEC">
        <w:t xml:space="preserve">, device = </w:t>
      </w:r>
      <w:proofErr w:type="spellStart"/>
      <w:r w:rsidRPr="00850EEC">
        <w:t>torch.device</w:t>
      </w:r>
      <w:proofErr w:type="spellEnd"/>
      <w:r w:rsidRPr="00850EEC">
        <w:t>('</w:t>
      </w:r>
      <w:proofErr w:type="spellStart"/>
      <w:r w:rsidRPr="00850EEC">
        <w:t>cpu</w:t>
      </w:r>
      <w:proofErr w:type="spellEnd"/>
      <w:r w:rsidRPr="00850EEC">
        <w:t>'))</w:t>
      </w:r>
      <w:r>
        <w:rPr>
          <w:rFonts w:hint="cs"/>
          <w:rtl/>
        </w:rPr>
        <w:t xml:space="preserve"> </w:t>
      </w:r>
      <w:r>
        <w:rPr>
          <w:rtl/>
        </w:rPr>
        <w:t>–</w:t>
      </w:r>
      <w:r>
        <w:rPr>
          <w:rFonts w:hint="cs"/>
          <w:rtl/>
        </w:rPr>
        <w:t xml:space="preserve"> ממירה רשימה של מצבים ופעולות חוקיות ל</w:t>
      </w:r>
      <w:r>
        <w:t>tensor</w:t>
      </w:r>
      <w:r>
        <w:rPr>
          <w:rFonts w:hint="cs"/>
          <w:rtl/>
        </w:rPr>
        <w:t>ים של הפעולות והמצבים.</w:t>
      </w:r>
    </w:p>
    <w:p w14:paraId="378878C6" w14:textId="1AD5A7C6" w:rsidR="00850EEC" w:rsidRDefault="00850EEC" w:rsidP="00850EEC">
      <w:pPr>
        <w:pStyle w:val="ListParagraph"/>
        <w:numPr>
          <w:ilvl w:val="0"/>
          <w:numId w:val="21"/>
        </w:numPr>
      </w:pPr>
      <w:r w:rsidRPr="00850EEC">
        <w:t>reward (self, state : State, action = None)</w:t>
      </w:r>
      <w:r>
        <w:rPr>
          <w:rFonts w:hint="cs"/>
          <w:rtl/>
        </w:rPr>
        <w:t xml:space="preserve"> </w:t>
      </w:r>
      <w:r>
        <w:rPr>
          <w:rtl/>
        </w:rPr>
        <w:t>–</w:t>
      </w:r>
      <w:r>
        <w:rPr>
          <w:rFonts w:hint="cs"/>
          <w:rtl/>
        </w:rPr>
        <w:t xml:space="preserve"> פעולת התגמול. מחזירה </w:t>
      </w:r>
      <w:r>
        <w:t xml:space="preserve"> tuple</w:t>
      </w:r>
      <w:r>
        <w:rPr>
          <w:rFonts w:hint="cs"/>
          <w:rtl/>
        </w:rPr>
        <w:t>של</w:t>
      </w:r>
      <w:r w:rsidR="0054730B">
        <w:rPr>
          <w:rFonts w:hint="cs"/>
          <w:rtl/>
        </w:rPr>
        <w:t xml:space="preserve"> התגמול וערך בוליאני התלוי אם המשחק הגיע לסופו או לא. התגמול הוא</w:t>
      </w:r>
      <w:r>
        <w:rPr>
          <w:rFonts w:hint="cs"/>
          <w:rtl/>
        </w:rPr>
        <w:t xml:space="preserve"> 1 עבור ניצחון, </w:t>
      </w:r>
      <w:r>
        <w:t>-1</w:t>
      </w:r>
      <w:r>
        <w:rPr>
          <w:rFonts w:hint="cs"/>
          <w:rtl/>
        </w:rPr>
        <w:t xml:space="preserve"> עבור הפסד, ו-0 עבור תיקו.</w:t>
      </w:r>
    </w:p>
    <w:p w14:paraId="335D8A12" w14:textId="77777777" w:rsidR="00F02521" w:rsidRPr="0054730B" w:rsidRDefault="00F02521" w:rsidP="00F02521">
      <w:pPr>
        <w:rPr>
          <w:rtl/>
        </w:rPr>
      </w:pPr>
    </w:p>
    <w:p w14:paraId="2686AC6F" w14:textId="7E993A7C" w:rsidR="00F02521" w:rsidRDefault="00F02521" w:rsidP="00F02521">
      <w:pPr>
        <w:rPr>
          <w:b/>
          <w:bCs/>
          <w:rtl/>
        </w:rPr>
      </w:pPr>
      <w:r>
        <w:rPr>
          <w:rFonts w:hint="cs"/>
          <w:b/>
          <w:bCs/>
          <w:rtl/>
        </w:rPr>
        <w:t xml:space="preserve">נספח נמצא בסוף תיק הפרויקט תחת "מחלקת </w:t>
      </w:r>
      <w:r w:rsidR="0054730B">
        <w:rPr>
          <w:b/>
          <w:bCs/>
        </w:rPr>
        <w:t>Connect4</w:t>
      </w:r>
      <w:r>
        <w:rPr>
          <w:rFonts w:hint="cs"/>
          <w:b/>
          <w:bCs/>
          <w:rtl/>
        </w:rPr>
        <w:t>"</w:t>
      </w:r>
    </w:p>
    <w:p w14:paraId="48205DA9" w14:textId="77777777" w:rsidR="00F02521" w:rsidRDefault="00F02521" w:rsidP="00F02521">
      <w:pPr>
        <w:rPr>
          <w:rtl/>
        </w:rPr>
      </w:pPr>
    </w:p>
    <w:p w14:paraId="0957DBC0" w14:textId="77777777" w:rsidR="0026410F" w:rsidRDefault="0026410F" w:rsidP="00F02521">
      <w:pPr>
        <w:rPr>
          <w:rtl/>
        </w:rPr>
      </w:pPr>
    </w:p>
    <w:p w14:paraId="07ADA217" w14:textId="77777777" w:rsidR="0026410F" w:rsidRDefault="0026410F" w:rsidP="00F02521">
      <w:pPr>
        <w:rPr>
          <w:rtl/>
        </w:rPr>
      </w:pPr>
    </w:p>
    <w:p w14:paraId="69121B98" w14:textId="77777777" w:rsidR="0026410F" w:rsidRDefault="0026410F" w:rsidP="00F02521">
      <w:pPr>
        <w:rPr>
          <w:rtl/>
        </w:rPr>
      </w:pPr>
    </w:p>
    <w:p w14:paraId="480BE792" w14:textId="77777777" w:rsidR="0026410F" w:rsidRDefault="0026410F" w:rsidP="00F02521">
      <w:pPr>
        <w:rPr>
          <w:rtl/>
        </w:rPr>
      </w:pPr>
    </w:p>
    <w:p w14:paraId="535F6DFE" w14:textId="77777777" w:rsidR="0026410F" w:rsidRDefault="0026410F" w:rsidP="00F02521">
      <w:pPr>
        <w:rPr>
          <w:rtl/>
        </w:rPr>
      </w:pPr>
    </w:p>
    <w:p w14:paraId="01E0D954" w14:textId="77777777" w:rsidR="0026410F" w:rsidRPr="00F02521" w:rsidRDefault="0026410F" w:rsidP="00F02521"/>
    <w:p w14:paraId="4BAF1CB0" w14:textId="2C479251" w:rsidR="00921508" w:rsidRDefault="00921508" w:rsidP="00F467FB">
      <w:pPr>
        <w:pStyle w:val="Heading3"/>
        <w:rPr>
          <w:rFonts w:ascii="David" w:hAnsi="David"/>
          <w:rtl/>
        </w:rPr>
      </w:pPr>
      <w:r w:rsidRPr="00F53613">
        <w:rPr>
          <w:rFonts w:ascii="David" w:hAnsi="David"/>
          <w:rtl/>
        </w:rPr>
        <w:lastRenderedPageBreak/>
        <w:t xml:space="preserve"> </w:t>
      </w:r>
      <w:bookmarkStart w:id="15" w:name="_Toc168314918"/>
      <w:r w:rsidRPr="00F53613">
        <w:rPr>
          <w:rFonts w:ascii="David" w:hAnsi="David"/>
          <w:rtl/>
        </w:rPr>
        <w:t xml:space="preserve">המחלקה </w:t>
      </w:r>
      <w:proofErr w:type="spellStart"/>
      <w:r w:rsidRPr="00F53613">
        <w:rPr>
          <w:rFonts w:ascii="David" w:hAnsi="David"/>
        </w:rPr>
        <w:t>Human_Agent</w:t>
      </w:r>
      <w:bookmarkEnd w:id="15"/>
      <w:proofErr w:type="spellEnd"/>
    </w:p>
    <w:p w14:paraId="0B296230" w14:textId="75244B64" w:rsidR="0054730B" w:rsidRDefault="0054730B" w:rsidP="0054730B">
      <w:pPr>
        <w:rPr>
          <w:rtl/>
        </w:rPr>
      </w:pPr>
      <w:r>
        <w:rPr>
          <w:rFonts w:hint="cs"/>
          <w:rtl/>
        </w:rPr>
        <w:t>סוכן אנושי</w:t>
      </w:r>
    </w:p>
    <w:p w14:paraId="4DA89205" w14:textId="77777777" w:rsidR="0054730B" w:rsidRDefault="0054730B" w:rsidP="0054730B">
      <w:pPr>
        <w:rPr>
          <w:b/>
          <w:bCs/>
          <w:rtl/>
        </w:rPr>
      </w:pPr>
    </w:p>
    <w:p w14:paraId="56F6A7B3" w14:textId="77777777" w:rsidR="0054730B" w:rsidRDefault="0054730B" w:rsidP="0054730B">
      <w:pPr>
        <w:rPr>
          <w:rtl/>
        </w:rPr>
      </w:pPr>
      <w:r>
        <w:rPr>
          <w:rFonts w:hint="cs"/>
          <w:b/>
          <w:bCs/>
          <w:rtl/>
        </w:rPr>
        <w:t>מאפיינים:</w:t>
      </w:r>
      <w:r>
        <w:rPr>
          <w:rFonts w:hint="cs"/>
          <w:rtl/>
        </w:rPr>
        <w:t xml:space="preserve"> </w:t>
      </w:r>
    </w:p>
    <w:p w14:paraId="29A2F47C" w14:textId="286D9DAA" w:rsidR="0054730B" w:rsidRPr="0054730B" w:rsidRDefault="0054730B" w:rsidP="0054730B">
      <w:pPr>
        <w:pStyle w:val="ListParagraph"/>
        <w:numPr>
          <w:ilvl w:val="0"/>
          <w:numId w:val="21"/>
        </w:numPr>
        <w:rPr>
          <w:rtl/>
        </w:rPr>
      </w:pPr>
      <w:r>
        <w:rPr>
          <w:rFonts w:hint="cs"/>
          <w:rtl/>
        </w:rPr>
        <w:t xml:space="preserve">שחקן </w:t>
      </w:r>
      <w:r>
        <w:rPr>
          <w:rtl/>
        </w:rPr>
        <w:t>–</w:t>
      </w:r>
      <w:r>
        <w:t xml:space="preserve"> player </w:t>
      </w:r>
      <w:r>
        <w:rPr>
          <w:rtl/>
        </w:rPr>
        <w:t>–</w:t>
      </w:r>
      <w:r>
        <w:rPr>
          <w:rFonts w:hint="cs"/>
          <w:rtl/>
        </w:rPr>
        <w:t xml:space="preserve"> השחקן המשחק (1 או </w:t>
      </w:r>
      <w:r>
        <w:t>-1</w:t>
      </w:r>
      <w:r>
        <w:rPr>
          <w:rFonts w:hint="cs"/>
          <w:rtl/>
        </w:rPr>
        <w:t>)</w:t>
      </w:r>
    </w:p>
    <w:p w14:paraId="6E06CA2C" w14:textId="77777777" w:rsidR="0054730B" w:rsidRDefault="0054730B" w:rsidP="0054730B">
      <w:pPr>
        <w:rPr>
          <w:b/>
          <w:bCs/>
          <w:rtl/>
        </w:rPr>
      </w:pPr>
    </w:p>
    <w:p w14:paraId="6B8A0BFD" w14:textId="1D129C67" w:rsidR="0054730B" w:rsidRDefault="0054730B" w:rsidP="0054730B">
      <w:pPr>
        <w:rPr>
          <w:b/>
          <w:bCs/>
          <w:rtl/>
        </w:rPr>
      </w:pPr>
      <w:r>
        <w:rPr>
          <w:rFonts w:hint="cs"/>
          <w:b/>
          <w:bCs/>
          <w:rtl/>
        </w:rPr>
        <w:t>פעולות עיקריות:</w:t>
      </w:r>
    </w:p>
    <w:p w14:paraId="49FD0804" w14:textId="67FB403A" w:rsidR="0054730B" w:rsidRDefault="0054730B" w:rsidP="0054730B">
      <w:pPr>
        <w:pStyle w:val="ListParagraph"/>
        <w:numPr>
          <w:ilvl w:val="0"/>
          <w:numId w:val="21"/>
        </w:numPr>
      </w:pPr>
      <w:proofErr w:type="spellStart"/>
      <w:r w:rsidRPr="0054730B">
        <w:t>get_Action</w:t>
      </w:r>
      <w:proofErr w:type="spellEnd"/>
      <w:r w:rsidRPr="0054730B">
        <w:t>(self, event= None, state = None</w:t>
      </w:r>
      <w:r w:rsidRPr="00F02521">
        <w:t>)</w:t>
      </w:r>
      <w:r>
        <w:rPr>
          <w:rFonts w:hint="cs"/>
          <w:rtl/>
        </w:rPr>
        <w:t xml:space="preserve"> </w:t>
      </w:r>
      <w:r>
        <w:rPr>
          <w:rtl/>
        </w:rPr>
        <w:t>–</w:t>
      </w:r>
      <w:r>
        <w:rPr>
          <w:rFonts w:hint="cs"/>
          <w:rtl/>
        </w:rPr>
        <w:t xml:space="preserve"> מחזירה את פעולת השחקן לפי קלט המקלדת (1-7)</w:t>
      </w:r>
    </w:p>
    <w:p w14:paraId="0C090483" w14:textId="77777777" w:rsidR="0054730B" w:rsidRPr="0054730B" w:rsidRDefault="0054730B" w:rsidP="0054730B">
      <w:pPr>
        <w:pStyle w:val="ListParagraph"/>
        <w:rPr>
          <w:rtl/>
        </w:rPr>
      </w:pPr>
    </w:p>
    <w:p w14:paraId="0E9F4741" w14:textId="2583FAC5" w:rsidR="00F467FB" w:rsidRDefault="00F467FB" w:rsidP="00F467FB">
      <w:pPr>
        <w:pStyle w:val="Heading3"/>
        <w:rPr>
          <w:rFonts w:ascii="David" w:hAnsi="David"/>
          <w:rtl/>
        </w:rPr>
      </w:pPr>
      <w:bookmarkStart w:id="16" w:name="_Toc168314919"/>
      <w:r w:rsidRPr="00F53613">
        <w:rPr>
          <w:rFonts w:ascii="David" w:hAnsi="David"/>
          <w:rtl/>
        </w:rPr>
        <w:t xml:space="preserve">המחלקה </w:t>
      </w:r>
      <w:proofErr w:type="spellStart"/>
      <w:r w:rsidRPr="00F53613">
        <w:rPr>
          <w:rFonts w:ascii="David" w:hAnsi="David"/>
        </w:rPr>
        <w:t>Random_Agent</w:t>
      </w:r>
      <w:bookmarkEnd w:id="16"/>
      <w:proofErr w:type="spellEnd"/>
    </w:p>
    <w:p w14:paraId="63E3339F" w14:textId="30FC99B9" w:rsidR="0054730B" w:rsidRDefault="0054730B" w:rsidP="0054730B">
      <w:pPr>
        <w:rPr>
          <w:rtl/>
        </w:rPr>
      </w:pPr>
      <w:r>
        <w:rPr>
          <w:rFonts w:hint="cs"/>
          <w:rtl/>
        </w:rPr>
        <w:t>סוכן רנדומלי</w:t>
      </w:r>
    </w:p>
    <w:p w14:paraId="4963708C" w14:textId="77777777" w:rsidR="0054730B" w:rsidRDefault="0054730B" w:rsidP="0054730B">
      <w:pPr>
        <w:rPr>
          <w:b/>
          <w:bCs/>
          <w:rtl/>
        </w:rPr>
      </w:pPr>
    </w:p>
    <w:p w14:paraId="06E176B1" w14:textId="77777777" w:rsidR="0054730B" w:rsidRDefault="0054730B" w:rsidP="0054730B">
      <w:pPr>
        <w:rPr>
          <w:rtl/>
        </w:rPr>
      </w:pPr>
      <w:r>
        <w:rPr>
          <w:rFonts w:hint="cs"/>
          <w:b/>
          <w:bCs/>
          <w:rtl/>
        </w:rPr>
        <w:t>מאפיינים:</w:t>
      </w:r>
      <w:r>
        <w:rPr>
          <w:rFonts w:hint="cs"/>
          <w:rtl/>
        </w:rPr>
        <w:t xml:space="preserve"> </w:t>
      </w:r>
    </w:p>
    <w:p w14:paraId="129310E3" w14:textId="77777777" w:rsidR="0054730B" w:rsidRPr="0054730B" w:rsidRDefault="0054730B" w:rsidP="0054730B">
      <w:pPr>
        <w:pStyle w:val="ListParagraph"/>
        <w:numPr>
          <w:ilvl w:val="0"/>
          <w:numId w:val="21"/>
        </w:numPr>
        <w:rPr>
          <w:rtl/>
        </w:rPr>
      </w:pPr>
      <w:r>
        <w:rPr>
          <w:rFonts w:hint="cs"/>
          <w:rtl/>
        </w:rPr>
        <w:t xml:space="preserve">שחקן </w:t>
      </w:r>
      <w:r>
        <w:rPr>
          <w:rtl/>
        </w:rPr>
        <w:t>–</w:t>
      </w:r>
      <w:r>
        <w:t xml:space="preserve"> player </w:t>
      </w:r>
      <w:r>
        <w:rPr>
          <w:rtl/>
        </w:rPr>
        <w:t>–</w:t>
      </w:r>
      <w:r>
        <w:rPr>
          <w:rFonts w:hint="cs"/>
          <w:rtl/>
        </w:rPr>
        <w:t xml:space="preserve"> השחקן המשחק (1 או </w:t>
      </w:r>
      <w:r>
        <w:t>-1</w:t>
      </w:r>
      <w:r>
        <w:rPr>
          <w:rFonts w:hint="cs"/>
          <w:rtl/>
        </w:rPr>
        <w:t>)</w:t>
      </w:r>
    </w:p>
    <w:p w14:paraId="2EFB8ADD" w14:textId="77777777" w:rsidR="0054730B" w:rsidRDefault="0054730B" w:rsidP="0054730B">
      <w:pPr>
        <w:rPr>
          <w:b/>
          <w:bCs/>
          <w:rtl/>
        </w:rPr>
      </w:pPr>
    </w:p>
    <w:p w14:paraId="030B152F" w14:textId="77777777" w:rsidR="0054730B" w:rsidRDefault="0054730B" w:rsidP="0054730B">
      <w:pPr>
        <w:rPr>
          <w:b/>
          <w:bCs/>
          <w:rtl/>
        </w:rPr>
      </w:pPr>
      <w:r>
        <w:rPr>
          <w:rFonts w:hint="cs"/>
          <w:b/>
          <w:bCs/>
          <w:rtl/>
        </w:rPr>
        <w:t>פעולות עיקריות:</w:t>
      </w:r>
    </w:p>
    <w:p w14:paraId="5B3857D5" w14:textId="5044A14D" w:rsidR="0054730B" w:rsidRDefault="0054730B" w:rsidP="0054730B">
      <w:pPr>
        <w:pStyle w:val="ListParagraph"/>
        <w:numPr>
          <w:ilvl w:val="0"/>
          <w:numId w:val="21"/>
        </w:numPr>
      </w:pPr>
      <w:proofErr w:type="spellStart"/>
      <w:r w:rsidRPr="0054730B">
        <w:t>get_Action</w:t>
      </w:r>
      <w:proofErr w:type="spellEnd"/>
      <w:r w:rsidRPr="0054730B">
        <w:t>(self, event= None, state = None</w:t>
      </w:r>
      <w:r w:rsidRPr="00F02521">
        <w:t>)</w:t>
      </w:r>
      <w:r>
        <w:rPr>
          <w:rFonts w:hint="cs"/>
          <w:rtl/>
        </w:rPr>
        <w:t xml:space="preserve"> </w:t>
      </w:r>
      <w:r>
        <w:rPr>
          <w:rtl/>
        </w:rPr>
        <w:t>–</w:t>
      </w:r>
      <w:r>
        <w:rPr>
          <w:rFonts w:hint="cs"/>
          <w:rtl/>
        </w:rPr>
        <w:t xml:space="preserve"> מחזירה את פעולת הסוכן באקראי (1-7)</w:t>
      </w:r>
    </w:p>
    <w:p w14:paraId="52821818" w14:textId="77777777" w:rsidR="0054730B" w:rsidRPr="0054730B" w:rsidRDefault="0054730B" w:rsidP="0054730B"/>
    <w:p w14:paraId="2C9E67F6" w14:textId="4C663C78" w:rsidR="00921508" w:rsidRDefault="00921508" w:rsidP="00F467FB">
      <w:pPr>
        <w:pStyle w:val="Heading3"/>
        <w:rPr>
          <w:rFonts w:ascii="David" w:hAnsi="David"/>
          <w:rtl/>
        </w:rPr>
      </w:pPr>
      <w:bookmarkStart w:id="17" w:name="_Toc168314920"/>
      <w:r w:rsidRPr="00F53613">
        <w:rPr>
          <w:rFonts w:ascii="David" w:hAnsi="David"/>
          <w:rtl/>
        </w:rPr>
        <w:t>ה</w:t>
      </w:r>
      <w:r w:rsidR="0054730B">
        <w:rPr>
          <w:rFonts w:ascii="David" w:hAnsi="David" w:hint="cs"/>
          <w:rtl/>
        </w:rPr>
        <w:t>קובץ</w:t>
      </w:r>
      <w:r w:rsidRPr="00F53613">
        <w:rPr>
          <w:rFonts w:ascii="David" w:hAnsi="David"/>
          <w:rtl/>
        </w:rPr>
        <w:t xml:space="preserve"> </w:t>
      </w:r>
      <w:r w:rsidRPr="00F53613">
        <w:rPr>
          <w:rFonts w:ascii="David" w:hAnsi="David"/>
        </w:rPr>
        <w:t>Game</w:t>
      </w:r>
      <w:bookmarkEnd w:id="17"/>
    </w:p>
    <w:p w14:paraId="71AAD2C4" w14:textId="5CF39E14" w:rsidR="0054730B" w:rsidRDefault="0026410F" w:rsidP="0054730B">
      <w:pPr>
        <w:rPr>
          <w:rtl/>
        </w:rPr>
      </w:pPr>
      <w:r>
        <w:rPr>
          <w:rFonts w:hint="cs"/>
          <w:rtl/>
        </w:rPr>
        <w:t>הקובץ העיקרי להרצת משחק רגיל בין שני שחקנים (סוכנים).</w:t>
      </w:r>
    </w:p>
    <w:p w14:paraId="5BEA505D" w14:textId="77777777" w:rsidR="0054730B" w:rsidRDefault="0054730B" w:rsidP="0054730B">
      <w:pPr>
        <w:rPr>
          <w:b/>
          <w:bCs/>
          <w:rtl/>
        </w:rPr>
      </w:pPr>
    </w:p>
    <w:p w14:paraId="4719D55A" w14:textId="77777777" w:rsidR="0054730B" w:rsidRDefault="0054730B" w:rsidP="0054730B">
      <w:pPr>
        <w:rPr>
          <w:b/>
          <w:bCs/>
          <w:rtl/>
        </w:rPr>
      </w:pPr>
      <w:r>
        <w:rPr>
          <w:rFonts w:hint="cs"/>
          <w:b/>
          <w:bCs/>
          <w:rtl/>
        </w:rPr>
        <w:t>פעולות עיקריות:</w:t>
      </w:r>
    </w:p>
    <w:p w14:paraId="451AC82B" w14:textId="74C626A1" w:rsidR="0054730B" w:rsidRDefault="0026410F" w:rsidP="0054730B">
      <w:pPr>
        <w:pStyle w:val="ListParagraph"/>
        <w:numPr>
          <w:ilvl w:val="0"/>
          <w:numId w:val="21"/>
        </w:numPr>
      </w:pPr>
      <w:r>
        <w:t>main()</w:t>
      </w:r>
      <w:r>
        <w:rPr>
          <w:rFonts w:hint="cs"/>
          <w:rtl/>
        </w:rPr>
        <w:t xml:space="preserve"> </w:t>
      </w:r>
      <w:r w:rsidR="0054730B">
        <w:rPr>
          <w:rtl/>
        </w:rPr>
        <w:t>–</w:t>
      </w:r>
      <w:r w:rsidR="0054730B">
        <w:rPr>
          <w:rFonts w:hint="cs"/>
          <w:rtl/>
        </w:rPr>
        <w:t xml:space="preserve"> </w:t>
      </w:r>
      <w:r>
        <w:rPr>
          <w:rFonts w:hint="cs"/>
          <w:rtl/>
        </w:rPr>
        <w:t xml:space="preserve">הפעולה העיקרית המריצה את המשחק בממשק </w:t>
      </w:r>
      <w:proofErr w:type="spellStart"/>
      <w:r>
        <w:t>pygame</w:t>
      </w:r>
      <w:proofErr w:type="spellEnd"/>
    </w:p>
    <w:p w14:paraId="18170877" w14:textId="1FF19942" w:rsidR="0054730B" w:rsidRDefault="0026410F" w:rsidP="0026410F">
      <w:pPr>
        <w:pStyle w:val="ListParagraph"/>
        <w:numPr>
          <w:ilvl w:val="0"/>
          <w:numId w:val="21"/>
        </w:numPr>
        <w:rPr>
          <w:rtl/>
        </w:rPr>
      </w:pPr>
      <w:proofErr w:type="spellStart"/>
      <w:r w:rsidRPr="0026410F">
        <w:t>checkEndGame</w:t>
      </w:r>
      <w:proofErr w:type="spellEnd"/>
      <w:r w:rsidRPr="0026410F">
        <w:t>(player)</w:t>
      </w:r>
      <w:r>
        <w:rPr>
          <w:rFonts w:hint="cs"/>
          <w:rtl/>
        </w:rPr>
        <w:t xml:space="preserve"> </w:t>
      </w:r>
      <w:r w:rsidR="0054730B">
        <w:rPr>
          <w:rtl/>
        </w:rPr>
        <w:t>–</w:t>
      </w:r>
      <w:r w:rsidR="0054730B">
        <w:rPr>
          <w:rFonts w:hint="cs"/>
          <w:rtl/>
        </w:rPr>
        <w:t xml:space="preserve"> </w:t>
      </w:r>
      <w:r>
        <w:rPr>
          <w:rFonts w:hint="cs"/>
          <w:rtl/>
        </w:rPr>
        <w:t>בודקת סיום משחק. מדפיסה הודעה חגיגית</w:t>
      </w:r>
    </w:p>
    <w:p w14:paraId="2F85FB48" w14:textId="77777777" w:rsidR="0054730B" w:rsidRPr="0054730B" w:rsidRDefault="0054730B" w:rsidP="0054730B">
      <w:pPr>
        <w:rPr>
          <w:rtl/>
        </w:rPr>
      </w:pPr>
    </w:p>
    <w:p w14:paraId="4651555F" w14:textId="4CE2C730" w:rsidR="00E249DF" w:rsidRPr="00F53613" w:rsidRDefault="00E249DF">
      <w:pPr>
        <w:keepLines w:val="0"/>
        <w:bidi w:val="0"/>
        <w:spacing w:line="240" w:lineRule="auto"/>
        <w:jc w:val="left"/>
        <w:rPr>
          <w:rFonts w:ascii="David" w:hAnsi="David"/>
        </w:rPr>
      </w:pPr>
      <w:r w:rsidRPr="00F53613">
        <w:rPr>
          <w:rFonts w:ascii="David" w:hAnsi="David"/>
          <w:rtl/>
        </w:rPr>
        <w:br w:type="page"/>
      </w:r>
    </w:p>
    <w:p w14:paraId="768F37CB" w14:textId="055E29EB" w:rsidR="00C13CD9" w:rsidRPr="00F53613" w:rsidRDefault="00C13CD9" w:rsidP="00E249DF">
      <w:pPr>
        <w:pStyle w:val="Heading1"/>
        <w:rPr>
          <w:rFonts w:ascii="David" w:hAnsi="David"/>
          <w:rtl/>
        </w:rPr>
      </w:pPr>
      <w:bookmarkStart w:id="18" w:name="_Toc168314921"/>
      <w:r w:rsidRPr="00F53613">
        <w:rPr>
          <w:rFonts w:ascii="David" w:hAnsi="David"/>
          <w:rtl/>
        </w:rPr>
        <w:lastRenderedPageBreak/>
        <w:t xml:space="preserve">סוכן </w:t>
      </w:r>
      <w:r w:rsidRPr="00F53613">
        <w:rPr>
          <w:rFonts w:ascii="David" w:hAnsi="David"/>
        </w:rPr>
        <w:t>AI</w:t>
      </w:r>
      <w:r w:rsidRPr="00F53613">
        <w:rPr>
          <w:rFonts w:ascii="David" w:hAnsi="David"/>
          <w:rtl/>
        </w:rPr>
        <w:t xml:space="preserve"> באמצעות אלגוריתם חיפוש</w:t>
      </w:r>
      <w:bookmarkEnd w:id="18"/>
    </w:p>
    <w:p w14:paraId="33006530" w14:textId="1FE2C3C2" w:rsidR="00E249DF" w:rsidRPr="00F53613" w:rsidRDefault="00E249DF" w:rsidP="00C13CD9">
      <w:pPr>
        <w:pStyle w:val="Heading2"/>
        <w:rPr>
          <w:rFonts w:ascii="David" w:hAnsi="David"/>
          <w:rtl/>
        </w:rPr>
      </w:pPr>
      <w:bookmarkStart w:id="19" w:name="_Toc168314922"/>
      <w:r w:rsidRPr="00F53613">
        <w:rPr>
          <w:rFonts w:ascii="David" w:hAnsi="David"/>
          <w:rtl/>
        </w:rPr>
        <w:t xml:space="preserve">סוכן </w:t>
      </w:r>
      <w:proofErr w:type="spellStart"/>
      <w:r w:rsidRPr="00F53613">
        <w:rPr>
          <w:rFonts w:ascii="David" w:hAnsi="David"/>
        </w:rPr>
        <w:t>minMax</w:t>
      </w:r>
      <w:bookmarkEnd w:id="19"/>
      <w:proofErr w:type="spellEnd"/>
      <w:r w:rsidR="00C13CD9" w:rsidRPr="00F53613">
        <w:rPr>
          <w:rFonts w:ascii="David" w:hAnsi="David"/>
          <w:rtl/>
        </w:rPr>
        <w:t xml:space="preserve"> </w:t>
      </w:r>
    </w:p>
    <w:p w14:paraId="43777C9F" w14:textId="77777777" w:rsidR="00451105" w:rsidRPr="00F53613" w:rsidRDefault="00451105" w:rsidP="00451105">
      <w:pPr>
        <w:rPr>
          <w:rFonts w:ascii="David" w:hAnsi="David"/>
        </w:rPr>
      </w:pPr>
    </w:p>
    <w:p w14:paraId="448A0D4A" w14:textId="3892A550" w:rsidR="00E249DF" w:rsidRPr="00F53613" w:rsidRDefault="00E249DF" w:rsidP="00C13CD9">
      <w:pPr>
        <w:pStyle w:val="Heading3"/>
        <w:rPr>
          <w:rFonts w:ascii="David" w:hAnsi="David"/>
        </w:rPr>
      </w:pPr>
      <w:bookmarkStart w:id="20" w:name="_Toc168314923"/>
      <w:r w:rsidRPr="00F53613">
        <w:rPr>
          <w:rFonts w:ascii="David" w:hAnsi="David"/>
          <w:rtl/>
        </w:rPr>
        <w:t xml:space="preserve">האלגוריתם </w:t>
      </w:r>
      <w:proofErr w:type="spellStart"/>
      <w:r w:rsidRPr="00F53613">
        <w:rPr>
          <w:rFonts w:ascii="David" w:hAnsi="David"/>
        </w:rPr>
        <w:t>minMax</w:t>
      </w:r>
      <w:bookmarkEnd w:id="20"/>
      <w:proofErr w:type="spellEnd"/>
    </w:p>
    <w:p w14:paraId="31F1BEB5" w14:textId="516D52F4" w:rsidR="00190692" w:rsidRPr="00190692" w:rsidRDefault="00190692" w:rsidP="00190692">
      <w:pPr>
        <w:pStyle w:val="1"/>
        <w:numPr>
          <w:ilvl w:val="0"/>
          <w:numId w:val="0"/>
        </w:numPr>
        <w:rPr>
          <w:rFonts w:ascii="David" w:hAnsi="David"/>
          <w:rtl/>
        </w:rPr>
      </w:pPr>
      <w:r w:rsidRPr="00190692">
        <w:rPr>
          <w:rFonts w:ascii="David" w:hAnsi="David"/>
          <w:rtl/>
        </w:rPr>
        <w:t>אלגוריתם ה</w:t>
      </w:r>
      <w:r w:rsidRPr="00190692">
        <w:rPr>
          <w:rFonts w:ascii="David" w:hAnsi="David"/>
        </w:rPr>
        <w:t xml:space="preserve"> </w:t>
      </w:r>
      <w:proofErr w:type="spellStart"/>
      <w:r w:rsidRPr="00F53613">
        <w:rPr>
          <w:rFonts w:ascii="David" w:hAnsi="David"/>
        </w:rPr>
        <w:t>minMax</w:t>
      </w:r>
      <w:proofErr w:type="spellEnd"/>
      <w:r w:rsidRPr="00190692">
        <w:rPr>
          <w:rFonts w:ascii="David" w:hAnsi="David"/>
          <w:rtl/>
        </w:rPr>
        <w:t>הוא אלגוריתם קבלת החלטות נפוץ בתורת המשחקים, במיוחד במשחקים</w:t>
      </w:r>
      <w:r>
        <w:rPr>
          <w:rFonts w:ascii="David" w:hAnsi="David" w:hint="cs"/>
          <w:rtl/>
        </w:rPr>
        <w:t xml:space="preserve"> </w:t>
      </w:r>
      <w:r w:rsidRPr="00190692">
        <w:rPr>
          <w:rFonts w:ascii="David" w:hAnsi="David"/>
          <w:rtl/>
        </w:rPr>
        <w:t xml:space="preserve">של שני שחקנים עם מידע מושלם, כגון שחמט, דמקה או </w:t>
      </w:r>
      <w:r>
        <w:rPr>
          <w:rFonts w:ascii="David" w:hAnsi="David" w:hint="cs"/>
          <w:rtl/>
        </w:rPr>
        <w:t>ארבע בשורה</w:t>
      </w:r>
      <w:r w:rsidRPr="00190692">
        <w:rPr>
          <w:rFonts w:ascii="David" w:hAnsi="David"/>
          <w:rtl/>
        </w:rPr>
        <w:t>. המטרה העיקרית שלו היא לקבוע את המהלך הטוב ביותר עבור שחקן, בהנחה שגם היריב מבצע מהלכים</w:t>
      </w:r>
      <w:r>
        <w:rPr>
          <w:rFonts w:ascii="David" w:hAnsi="David" w:hint="cs"/>
          <w:rtl/>
        </w:rPr>
        <w:t xml:space="preserve"> </w:t>
      </w:r>
      <w:r w:rsidRPr="00190692">
        <w:rPr>
          <w:rFonts w:ascii="David" w:hAnsi="David"/>
          <w:rtl/>
        </w:rPr>
        <w:t>אופטימליים.</w:t>
      </w:r>
    </w:p>
    <w:p w14:paraId="55608DAE" w14:textId="668C2613" w:rsidR="00190692" w:rsidRPr="00190692" w:rsidRDefault="00190692" w:rsidP="00190692">
      <w:pPr>
        <w:pStyle w:val="1"/>
        <w:numPr>
          <w:ilvl w:val="0"/>
          <w:numId w:val="0"/>
        </w:numPr>
        <w:ind w:left="567" w:hanging="567"/>
        <w:rPr>
          <w:rFonts w:ascii="David" w:hAnsi="David"/>
          <w:rtl/>
        </w:rPr>
      </w:pPr>
      <w:r w:rsidRPr="00190692">
        <w:rPr>
          <w:rFonts w:ascii="David" w:hAnsi="David"/>
          <w:rtl/>
        </w:rPr>
        <w:t xml:space="preserve">כך עובד אלגוריתם </w:t>
      </w:r>
      <w:proofErr w:type="spellStart"/>
      <w:r w:rsidRPr="00F53613">
        <w:rPr>
          <w:rFonts w:ascii="David" w:hAnsi="David"/>
        </w:rPr>
        <w:t>minMax</w:t>
      </w:r>
      <w:proofErr w:type="spellEnd"/>
      <w:r w:rsidRPr="00190692">
        <w:rPr>
          <w:rFonts w:ascii="David" w:hAnsi="David"/>
          <w:rtl/>
        </w:rPr>
        <w:t>:</w:t>
      </w:r>
    </w:p>
    <w:p w14:paraId="45455B81" w14:textId="7AACCC34" w:rsidR="00190692" w:rsidRDefault="00190692" w:rsidP="00190692">
      <w:pPr>
        <w:pStyle w:val="1"/>
      </w:pPr>
      <w:r w:rsidRPr="00190692">
        <w:rPr>
          <w:b/>
          <w:bCs/>
          <w:rtl/>
        </w:rPr>
        <w:t>ייצוג עץ:</w:t>
      </w:r>
      <w:r w:rsidRPr="00190692">
        <w:rPr>
          <w:rtl/>
        </w:rPr>
        <w:t xml:space="preserve"> האלגוריתם בונה עץ משחק המייצג את כל המהלכים ומהלכי הנגד האפשריים החל ממצב המשחק הנוכחי. כל רמה בעץ מתחלפת בין מהלכי השחקן למהלכי היריב.</w:t>
      </w:r>
    </w:p>
    <w:p w14:paraId="1DBED1BF" w14:textId="3FA620C5" w:rsidR="00F63996" w:rsidRPr="00190692" w:rsidRDefault="00F63996" w:rsidP="00F63996">
      <w:pPr>
        <w:pStyle w:val="1"/>
        <w:numPr>
          <w:ilvl w:val="0"/>
          <w:numId w:val="0"/>
        </w:numPr>
        <w:ind w:left="567"/>
        <w:rPr>
          <w:rtl/>
        </w:rPr>
      </w:pPr>
      <w:r>
        <w:rPr>
          <w:noProof/>
        </w:rPr>
        <w:drawing>
          <wp:inline distT="0" distB="0" distL="0" distR="0" wp14:anchorId="2EF43A77" wp14:editId="004EF146">
            <wp:extent cx="5278120" cy="4019550"/>
            <wp:effectExtent l="0" t="0" r="0" b="0"/>
            <wp:docPr id="1162206653" name="Picture 14" descr="Using Minimax with Alpha-Beta Pruning and Heuristic Evaluation Functions to  Solve the 2048 game with a Computer: a python implementation | sandipan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ing Minimax with Alpha-Beta Pruning and Heuristic Evaluation Functions to  Solve the 2048 game with a Computer: a python implementation | sandipanweb"/>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8120" cy="4019550"/>
                    </a:xfrm>
                    <a:prstGeom prst="rect">
                      <a:avLst/>
                    </a:prstGeom>
                    <a:noFill/>
                    <a:ln>
                      <a:noFill/>
                    </a:ln>
                  </pic:spPr>
                </pic:pic>
              </a:graphicData>
            </a:graphic>
          </wp:inline>
        </w:drawing>
      </w:r>
    </w:p>
    <w:p w14:paraId="10D43CCE" w14:textId="11727FC0" w:rsidR="00190692" w:rsidRPr="00190692" w:rsidRDefault="00190692" w:rsidP="00190692">
      <w:pPr>
        <w:pStyle w:val="1"/>
        <w:rPr>
          <w:rFonts w:ascii="David" w:hAnsi="David"/>
          <w:rtl/>
        </w:rPr>
      </w:pPr>
      <w:r w:rsidRPr="00190692">
        <w:rPr>
          <w:rFonts w:ascii="David" w:hAnsi="David"/>
          <w:b/>
          <w:bCs/>
          <w:rtl/>
        </w:rPr>
        <w:t>פונקציית הערכה</w:t>
      </w:r>
      <w:r>
        <w:rPr>
          <w:rFonts w:ascii="David" w:hAnsi="David" w:hint="cs"/>
          <w:b/>
          <w:bCs/>
          <w:rtl/>
        </w:rPr>
        <w:t xml:space="preserve"> (היוריסטית)</w:t>
      </w:r>
      <w:r w:rsidRPr="00190692">
        <w:rPr>
          <w:rFonts w:ascii="David" w:hAnsi="David"/>
          <w:b/>
          <w:bCs/>
          <w:rtl/>
        </w:rPr>
        <w:t>:</w:t>
      </w:r>
      <w:r w:rsidRPr="00190692">
        <w:rPr>
          <w:rFonts w:ascii="David" w:hAnsi="David"/>
          <w:rtl/>
        </w:rPr>
        <w:t xml:space="preserve"> בצמתי העלים של העץ (כלומר, מצבי קצה או מצבים שבהם המשחק מסתיים), מופעלת פונקציית הערכה כדי להעריך את ה</w:t>
      </w:r>
      <w:r>
        <w:rPr>
          <w:rFonts w:ascii="David" w:hAnsi="David" w:hint="cs"/>
          <w:rtl/>
        </w:rPr>
        <w:t>ערך</w:t>
      </w:r>
      <w:r w:rsidRPr="00190692">
        <w:rPr>
          <w:rFonts w:ascii="David" w:hAnsi="David"/>
          <w:rtl/>
        </w:rPr>
        <w:t xml:space="preserve"> של תוצאה זו עבור השחקן.</w:t>
      </w:r>
    </w:p>
    <w:p w14:paraId="1E4F4DAF" w14:textId="5EC96A91" w:rsidR="00190692" w:rsidRPr="00190692" w:rsidRDefault="00190692" w:rsidP="00190692">
      <w:pPr>
        <w:pStyle w:val="1"/>
        <w:rPr>
          <w:rFonts w:ascii="David" w:hAnsi="David"/>
          <w:rtl/>
        </w:rPr>
      </w:pPr>
      <w:r w:rsidRPr="00190692">
        <w:rPr>
          <w:rFonts w:ascii="David" w:hAnsi="David"/>
          <w:b/>
          <w:bCs/>
          <w:rtl/>
        </w:rPr>
        <w:lastRenderedPageBreak/>
        <w:t>חזרה לאחור:</w:t>
      </w:r>
      <w:r w:rsidRPr="00190692">
        <w:rPr>
          <w:rFonts w:ascii="David" w:hAnsi="David"/>
          <w:rtl/>
        </w:rPr>
        <w:t xml:space="preserve"> לאחר מכן האלגוריתם מעריך באופן רקורסיבי את הצמתים של העץ, ועו</w:t>
      </w:r>
      <w:r>
        <w:rPr>
          <w:rFonts w:ascii="David" w:hAnsi="David" w:hint="cs"/>
          <w:rtl/>
        </w:rPr>
        <w:t>שה</w:t>
      </w:r>
      <w:r w:rsidRPr="00190692">
        <w:rPr>
          <w:rFonts w:ascii="David" w:hAnsi="David"/>
          <w:rtl/>
        </w:rPr>
        <w:t xml:space="preserve"> את דרכו חזרה מעלה מצמתי העלים. בכל רמה, הוא מחליף בין מיקסום למזעור פונקציית ההערכה:</w:t>
      </w:r>
      <w:r>
        <w:rPr>
          <w:rFonts w:ascii="David" w:hAnsi="David" w:hint="cs"/>
          <w:rtl/>
        </w:rPr>
        <w:t xml:space="preserve"> </w:t>
      </w:r>
      <w:r w:rsidRPr="00190692">
        <w:rPr>
          <w:rFonts w:ascii="David" w:hAnsi="David"/>
          <w:rtl/>
        </w:rPr>
        <w:t>כאשר מגיע תורו של השחקן לזוז, הוא בוחר את המהלך שממקסם את פונקציית ההערכה (ומכאן ה"מקסימום" ב</w:t>
      </w:r>
      <w:proofErr w:type="spellStart"/>
      <w:r w:rsidRPr="00F53613">
        <w:rPr>
          <w:rFonts w:ascii="David" w:hAnsi="David"/>
        </w:rPr>
        <w:t>minMax</w:t>
      </w:r>
      <w:proofErr w:type="spellEnd"/>
      <w:r w:rsidRPr="00190692">
        <w:rPr>
          <w:rFonts w:ascii="David" w:hAnsi="David"/>
          <w:rtl/>
        </w:rPr>
        <w:t>).</w:t>
      </w:r>
      <w:r>
        <w:rPr>
          <w:rFonts w:ascii="David" w:hAnsi="David" w:hint="cs"/>
          <w:rtl/>
        </w:rPr>
        <w:t xml:space="preserve"> </w:t>
      </w:r>
      <w:r w:rsidRPr="00190692">
        <w:rPr>
          <w:rFonts w:ascii="David" w:hAnsi="David"/>
          <w:rtl/>
        </w:rPr>
        <w:t>כשזה תורו של היריב לזוז, הוא בוחר את המהלך שממזער את פונקציית ההערכה (ומכאן ה"מינימום" ב</w:t>
      </w:r>
      <w:proofErr w:type="spellStart"/>
      <w:r w:rsidRPr="00190692">
        <w:rPr>
          <w:rFonts w:ascii="David" w:hAnsi="David"/>
        </w:rPr>
        <w:t>minMax</w:t>
      </w:r>
      <w:proofErr w:type="spellEnd"/>
      <w:r w:rsidRPr="00190692">
        <w:rPr>
          <w:rFonts w:ascii="David" w:hAnsi="David"/>
          <w:rtl/>
        </w:rPr>
        <w:t>).</w:t>
      </w:r>
    </w:p>
    <w:p w14:paraId="63640239" w14:textId="1B40DD71" w:rsidR="00190692" w:rsidRPr="00190692" w:rsidRDefault="00190692" w:rsidP="00190692">
      <w:pPr>
        <w:pStyle w:val="1"/>
        <w:rPr>
          <w:rFonts w:ascii="David" w:hAnsi="David"/>
          <w:rtl/>
        </w:rPr>
      </w:pPr>
      <w:r w:rsidRPr="00190692">
        <w:rPr>
          <w:rFonts w:ascii="David" w:hAnsi="David"/>
          <w:b/>
          <w:bCs/>
          <w:rtl/>
        </w:rPr>
        <w:t>מגבלת עומק:</w:t>
      </w:r>
      <w:r w:rsidRPr="00190692">
        <w:rPr>
          <w:rFonts w:ascii="David" w:hAnsi="David"/>
          <w:rtl/>
        </w:rPr>
        <w:t xml:space="preserve"> כדי להפוך את האלגוריתם ל</w:t>
      </w:r>
      <w:r>
        <w:rPr>
          <w:rFonts w:ascii="David" w:hAnsi="David" w:hint="cs"/>
          <w:rtl/>
        </w:rPr>
        <w:t>יעיל</w:t>
      </w:r>
      <w:r w:rsidRPr="00190692">
        <w:rPr>
          <w:rFonts w:ascii="David" w:hAnsi="David"/>
          <w:rtl/>
        </w:rPr>
        <w:t>, הוא משתמש לעתים קרובות במגבלת עומק, כלומר הוא חוקר רק מספר מסוים של רמות בעץ המשחק.</w:t>
      </w:r>
    </w:p>
    <w:p w14:paraId="504D7F70" w14:textId="55CC8580" w:rsidR="00190692" w:rsidRDefault="00190692" w:rsidP="00190692">
      <w:pPr>
        <w:pStyle w:val="1"/>
        <w:numPr>
          <w:ilvl w:val="0"/>
          <w:numId w:val="0"/>
        </w:numPr>
        <w:ind w:left="567"/>
        <w:rPr>
          <w:rFonts w:ascii="David" w:hAnsi="David"/>
        </w:rPr>
      </w:pPr>
      <w:r w:rsidRPr="00190692">
        <w:rPr>
          <w:rFonts w:ascii="David" w:hAnsi="David"/>
          <w:rtl/>
        </w:rPr>
        <w:t>על ידי חקירה שיטתית של עץ המשחק וקבלת החלטות המבוססות על מזעור ההפסד הפוטנציאלי (לתרחיש הגרוע ביותר) ומקסום הרווח הפוטנציאלי (לתרחיש הטוב ביותר), אלגוריתם ה</w:t>
      </w:r>
      <w:r w:rsidR="00080DC8" w:rsidRPr="00080DC8">
        <w:rPr>
          <w:rFonts w:ascii="David" w:hAnsi="David"/>
        </w:rPr>
        <w:t xml:space="preserve"> </w:t>
      </w:r>
      <w:proofErr w:type="spellStart"/>
      <w:r w:rsidR="00080DC8" w:rsidRPr="00F53613">
        <w:rPr>
          <w:rFonts w:ascii="David" w:hAnsi="David"/>
        </w:rPr>
        <w:t>minMax</w:t>
      </w:r>
      <w:proofErr w:type="spellEnd"/>
      <w:r w:rsidRPr="00190692">
        <w:rPr>
          <w:rFonts w:ascii="David" w:hAnsi="David"/>
          <w:rtl/>
        </w:rPr>
        <w:t>עוזר לקבוע את המהלך האופטימלי עבור שחקן ב-משחק סכום אפס מבוסס תורות</w:t>
      </w:r>
      <w:r w:rsidR="0025250A">
        <w:rPr>
          <w:rFonts w:ascii="David" w:hAnsi="David" w:hint="cs"/>
          <w:rtl/>
        </w:rPr>
        <w:t xml:space="preserve"> (כמו ארבע בשורה).</w:t>
      </w:r>
    </w:p>
    <w:p w14:paraId="45D8B0B1" w14:textId="77777777" w:rsidR="00F63996" w:rsidRDefault="00F63996" w:rsidP="00BD5CBD">
      <w:pPr>
        <w:pStyle w:val="1"/>
        <w:numPr>
          <w:ilvl w:val="0"/>
          <w:numId w:val="0"/>
        </w:numPr>
        <w:ind w:left="567" w:hanging="567"/>
        <w:rPr>
          <w:rFonts w:ascii="David" w:hAnsi="David"/>
          <w:rtl/>
        </w:rPr>
      </w:pPr>
    </w:p>
    <w:p w14:paraId="72E0192B" w14:textId="77777777" w:rsidR="00F63996" w:rsidRDefault="00F63996" w:rsidP="00BD5CBD">
      <w:pPr>
        <w:pStyle w:val="1"/>
        <w:numPr>
          <w:ilvl w:val="0"/>
          <w:numId w:val="0"/>
        </w:numPr>
        <w:ind w:left="567" w:hanging="567"/>
        <w:rPr>
          <w:rFonts w:ascii="David" w:hAnsi="David"/>
          <w:rtl/>
        </w:rPr>
      </w:pPr>
    </w:p>
    <w:p w14:paraId="0101E95B" w14:textId="69D1951C" w:rsidR="005229BC" w:rsidRDefault="005229BC" w:rsidP="00F63996">
      <w:pPr>
        <w:pStyle w:val="1"/>
        <w:numPr>
          <w:ilvl w:val="0"/>
          <w:numId w:val="0"/>
        </w:numPr>
        <w:ind w:left="567" w:hanging="567"/>
        <w:rPr>
          <w:rFonts w:ascii="David" w:hAnsi="David" w:hint="cs"/>
          <w:b/>
          <w:bCs/>
          <w:rtl/>
        </w:rPr>
      </w:pPr>
      <w:proofErr w:type="spellStart"/>
      <w:r w:rsidRPr="0025250A">
        <w:rPr>
          <w:rFonts w:ascii="David" w:hAnsi="David"/>
          <w:b/>
          <w:bCs/>
          <w:rtl/>
        </w:rPr>
        <w:t>פסאודו</w:t>
      </w:r>
      <w:proofErr w:type="spellEnd"/>
      <w:r w:rsidRPr="0025250A">
        <w:rPr>
          <w:rFonts w:ascii="David" w:hAnsi="David"/>
          <w:b/>
          <w:bCs/>
          <w:rtl/>
        </w:rPr>
        <w:t xml:space="preserve"> קוד</w:t>
      </w:r>
      <w:r w:rsidR="0025250A">
        <w:rPr>
          <w:rFonts w:ascii="David" w:hAnsi="David" w:hint="cs"/>
          <w:b/>
          <w:bCs/>
          <w:rtl/>
        </w:rPr>
        <w:t>:</w:t>
      </w:r>
      <w:r w:rsidR="00AF1942">
        <w:rPr>
          <w:rFonts w:ascii="David" w:hAnsi="David" w:hint="cs"/>
          <w:b/>
          <w:bCs/>
          <w:rtl/>
        </w:rPr>
        <w:t xml:space="preserve"> (מתוך מצגת באתר </w:t>
      </w:r>
      <w:proofErr w:type="spellStart"/>
      <w:r w:rsidR="00AF1942">
        <w:rPr>
          <w:rFonts w:ascii="David" w:hAnsi="David"/>
          <w:b/>
          <w:bCs/>
        </w:rPr>
        <w:t>giladmarkman</w:t>
      </w:r>
      <w:proofErr w:type="spellEnd"/>
      <w:r w:rsidR="00AF1942">
        <w:rPr>
          <w:rFonts w:ascii="David" w:hAnsi="David" w:hint="cs"/>
          <w:b/>
          <w:bCs/>
          <w:rtl/>
        </w:rPr>
        <w:t>)</w:t>
      </w:r>
    </w:p>
    <w:p w14:paraId="39B31457" w14:textId="5E58D93C" w:rsidR="0025250A" w:rsidRDefault="0025250A" w:rsidP="00190692">
      <w:pPr>
        <w:pStyle w:val="1"/>
        <w:numPr>
          <w:ilvl w:val="0"/>
          <w:numId w:val="0"/>
        </w:numPr>
        <w:ind w:left="567"/>
        <w:rPr>
          <w:rFonts w:ascii="David" w:hAnsi="David"/>
          <w:b/>
          <w:bCs/>
          <w:rtl/>
        </w:rPr>
      </w:pPr>
      <w:r>
        <w:rPr>
          <w:noProof/>
        </w:rPr>
        <w:drawing>
          <wp:inline distT="0" distB="0" distL="0" distR="0" wp14:anchorId="09D97808" wp14:editId="2462B1F6">
            <wp:extent cx="5278120" cy="4839335"/>
            <wp:effectExtent l="0" t="0" r="4445" b="0"/>
            <wp:docPr id="21439638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8120" cy="4839335"/>
                    </a:xfrm>
                    <a:prstGeom prst="rect">
                      <a:avLst/>
                    </a:prstGeom>
                    <a:noFill/>
                    <a:ln>
                      <a:noFill/>
                    </a:ln>
                  </pic:spPr>
                </pic:pic>
              </a:graphicData>
            </a:graphic>
          </wp:inline>
        </w:drawing>
      </w:r>
    </w:p>
    <w:p w14:paraId="1E726829" w14:textId="77777777" w:rsidR="00F63996" w:rsidRDefault="00F63996" w:rsidP="00BD5CBD">
      <w:pPr>
        <w:pStyle w:val="1"/>
        <w:numPr>
          <w:ilvl w:val="0"/>
          <w:numId w:val="0"/>
        </w:numPr>
        <w:ind w:left="567" w:hanging="567"/>
        <w:rPr>
          <w:rFonts w:ascii="David" w:hAnsi="David"/>
          <w:b/>
          <w:bCs/>
          <w:rtl/>
        </w:rPr>
      </w:pPr>
    </w:p>
    <w:p w14:paraId="7834F10F" w14:textId="77777777" w:rsidR="00F63996" w:rsidRPr="0025250A" w:rsidRDefault="00F63996" w:rsidP="00BD5CBD">
      <w:pPr>
        <w:pStyle w:val="1"/>
        <w:numPr>
          <w:ilvl w:val="0"/>
          <w:numId w:val="0"/>
        </w:numPr>
        <w:ind w:left="567" w:hanging="567"/>
        <w:rPr>
          <w:rFonts w:ascii="David" w:hAnsi="David"/>
          <w:b/>
          <w:bCs/>
        </w:rPr>
      </w:pPr>
    </w:p>
    <w:p w14:paraId="2CFB13F9" w14:textId="09F1BD83" w:rsidR="005229BC" w:rsidRDefault="005229BC" w:rsidP="00C13CD9">
      <w:pPr>
        <w:pStyle w:val="Heading3"/>
        <w:rPr>
          <w:rFonts w:ascii="David" w:hAnsi="David"/>
          <w:rtl/>
        </w:rPr>
      </w:pPr>
      <w:bookmarkStart w:id="21" w:name="_Toc168314924"/>
      <w:r w:rsidRPr="00F53613">
        <w:rPr>
          <w:rFonts w:ascii="David" w:hAnsi="David"/>
          <w:rtl/>
        </w:rPr>
        <w:t>מימוש האלגוריתם בפרויקט</w:t>
      </w:r>
      <w:r w:rsidR="00F63996">
        <w:rPr>
          <w:rFonts w:ascii="David" w:hAnsi="David" w:hint="cs"/>
          <w:rtl/>
        </w:rPr>
        <w:t xml:space="preserve"> </w:t>
      </w:r>
      <w:r w:rsidR="00F63996">
        <w:rPr>
          <w:rFonts w:ascii="David" w:hAnsi="David"/>
          <w:rtl/>
        </w:rPr>
        <w:t>–</w:t>
      </w:r>
      <w:r w:rsidR="00F63996">
        <w:rPr>
          <w:rFonts w:ascii="David" w:hAnsi="David" w:hint="cs"/>
          <w:rtl/>
        </w:rPr>
        <w:t xml:space="preserve"> מחלקת </w:t>
      </w:r>
      <w:proofErr w:type="spellStart"/>
      <w:r w:rsidR="00F63996">
        <w:rPr>
          <w:rFonts w:ascii="David" w:hAnsi="David"/>
        </w:rPr>
        <w:t>minMax_Agent</w:t>
      </w:r>
      <w:bookmarkEnd w:id="21"/>
      <w:proofErr w:type="spellEnd"/>
    </w:p>
    <w:p w14:paraId="19B9296E" w14:textId="77777777" w:rsidR="00F63996" w:rsidRDefault="00F63996" w:rsidP="00F63996">
      <w:pPr>
        <w:rPr>
          <w:b/>
          <w:bCs/>
          <w:rtl/>
        </w:rPr>
      </w:pPr>
      <w:r>
        <w:rPr>
          <w:rFonts w:hint="cs"/>
          <w:b/>
          <w:bCs/>
          <w:rtl/>
        </w:rPr>
        <w:t>פעולות עיקריות:</w:t>
      </w:r>
    </w:p>
    <w:p w14:paraId="4AF26956" w14:textId="72F837C7" w:rsidR="00F63996" w:rsidRDefault="00F63996" w:rsidP="00F63996">
      <w:pPr>
        <w:pStyle w:val="ListParagraph"/>
        <w:numPr>
          <w:ilvl w:val="0"/>
          <w:numId w:val="22"/>
        </w:numPr>
      </w:pPr>
      <w:r w:rsidRPr="00F63996">
        <w:t xml:space="preserve">evaluate(self, </w:t>
      </w:r>
      <w:proofErr w:type="spellStart"/>
      <w:r w:rsidRPr="00F63996">
        <w:t>gameState</w:t>
      </w:r>
      <w:proofErr w:type="spellEnd"/>
      <w:r w:rsidRPr="00F63996">
        <w:t xml:space="preserve"> : State)</w:t>
      </w:r>
      <w:r>
        <w:rPr>
          <w:rFonts w:hint="cs"/>
          <w:rtl/>
        </w:rPr>
        <w:t xml:space="preserve"> </w:t>
      </w:r>
      <w:r>
        <w:rPr>
          <w:rtl/>
        </w:rPr>
        <w:t>–</w:t>
      </w:r>
      <w:r>
        <w:rPr>
          <w:rFonts w:hint="cs"/>
          <w:rtl/>
        </w:rPr>
        <w:t xml:space="preserve"> פונקציית ההערכה היוריסטית. הפונקציה עושה שימוש בפונקציה ממחלקת </w:t>
      </w:r>
      <w:r>
        <w:t>Connect4</w:t>
      </w:r>
      <w:r>
        <w:rPr>
          <w:rFonts w:hint="cs"/>
          <w:rtl/>
        </w:rPr>
        <w:t xml:space="preserve"> </w:t>
      </w:r>
      <w:r>
        <w:rPr>
          <w:rtl/>
        </w:rPr>
        <w:t>–</w:t>
      </w:r>
      <w:r>
        <w:rPr>
          <w:rFonts w:hint="cs"/>
          <w:rtl/>
        </w:rPr>
        <w:t xml:space="preserve"> </w:t>
      </w:r>
      <w:proofErr w:type="spellStart"/>
      <w:r>
        <w:t>CheckNInARow</w:t>
      </w:r>
      <w:proofErr w:type="spellEnd"/>
      <w:r>
        <w:rPr>
          <w:rFonts w:hint="cs"/>
          <w:rtl/>
        </w:rPr>
        <w:t xml:space="preserve">. ההערכה </w:t>
      </w:r>
      <w:proofErr w:type="spellStart"/>
      <w:r>
        <w:rPr>
          <w:rFonts w:hint="cs"/>
          <w:rtl/>
        </w:rPr>
        <w:t>סוכמת</w:t>
      </w:r>
      <w:proofErr w:type="spellEnd"/>
      <w:r>
        <w:rPr>
          <w:rFonts w:hint="cs"/>
          <w:rtl/>
        </w:rPr>
        <w:t xml:space="preserve"> את כמות רצפים של 3 של השחקן הנוכחי (עם ספירות כפולות) פחות הרצפים של 3 של היריב, וכמות הרצפים של 4 פי 10 (משקל פי 10) פחות הרצפים של 4 של היריב פי 10. ההערכה מסתמכת על כמה כל שחקן קרוב לניצחון (3 או 4 אסימונים ברצף כבר במצב הבא), ולכן זוהי הערכה טובה.</w:t>
      </w:r>
    </w:p>
    <w:p w14:paraId="50BFDFFC" w14:textId="6745C00A" w:rsidR="00F63996" w:rsidRDefault="00D96182" w:rsidP="00F63996">
      <w:pPr>
        <w:pStyle w:val="ListParagraph"/>
        <w:numPr>
          <w:ilvl w:val="0"/>
          <w:numId w:val="22"/>
        </w:numPr>
      </w:pPr>
      <w:proofErr w:type="spellStart"/>
      <w:r w:rsidRPr="00D96182">
        <w:t>get_Action</w:t>
      </w:r>
      <w:proofErr w:type="spellEnd"/>
      <w:r w:rsidRPr="00D96182">
        <w:t>(self, state: State, train = False)</w:t>
      </w:r>
      <w:r w:rsidR="00F63996">
        <w:rPr>
          <w:rFonts w:hint="cs"/>
          <w:rtl/>
        </w:rPr>
        <w:t xml:space="preserve"> </w:t>
      </w:r>
      <w:r w:rsidR="00F63996">
        <w:rPr>
          <w:rtl/>
        </w:rPr>
        <w:t>–</w:t>
      </w:r>
      <w:r w:rsidR="00F63996">
        <w:rPr>
          <w:rFonts w:hint="cs"/>
          <w:rtl/>
        </w:rPr>
        <w:t xml:space="preserve"> </w:t>
      </w:r>
      <w:r>
        <w:rPr>
          <w:rFonts w:hint="cs"/>
          <w:rtl/>
        </w:rPr>
        <w:t xml:space="preserve">מחזירה את הפעולה בעלת הערך הכי גבוה לפי </w:t>
      </w:r>
      <w:proofErr w:type="spellStart"/>
      <w:r>
        <w:t>minMax</w:t>
      </w:r>
      <w:proofErr w:type="spellEnd"/>
    </w:p>
    <w:p w14:paraId="63403800" w14:textId="7DDB830D" w:rsidR="00F63996" w:rsidRDefault="00D96182" w:rsidP="00F63996">
      <w:pPr>
        <w:pStyle w:val="ListParagraph"/>
        <w:numPr>
          <w:ilvl w:val="0"/>
          <w:numId w:val="22"/>
        </w:numPr>
      </w:pPr>
      <w:proofErr w:type="spellStart"/>
      <w:r w:rsidRPr="00D96182">
        <w:t>minMax</w:t>
      </w:r>
      <w:proofErr w:type="spellEnd"/>
      <w:r w:rsidRPr="00D96182">
        <w:t xml:space="preserve">(self, </w:t>
      </w:r>
      <w:proofErr w:type="spellStart"/>
      <w:r w:rsidRPr="00D96182">
        <w:t>state:State</w:t>
      </w:r>
      <w:proofErr w:type="spellEnd"/>
      <w:r w:rsidRPr="00D96182">
        <w:t>)</w:t>
      </w:r>
      <w:r w:rsidR="00F63996">
        <w:rPr>
          <w:rFonts w:hint="cs"/>
          <w:rtl/>
        </w:rPr>
        <w:t xml:space="preserve"> </w:t>
      </w:r>
      <w:r w:rsidR="00F63996">
        <w:rPr>
          <w:rtl/>
        </w:rPr>
        <w:t>–</w:t>
      </w:r>
      <w:r w:rsidR="00F63996">
        <w:rPr>
          <w:rFonts w:hint="cs"/>
          <w:rtl/>
        </w:rPr>
        <w:t xml:space="preserve"> </w:t>
      </w:r>
      <w:r>
        <w:rPr>
          <w:rFonts w:hint="cs"/>
          <w:rtl/>
        </w:rPr>
        <w:t xml:space="preserve">מימוש האלגוריתם </w:t>
      </w:r>
      <w:proofErr w:type="spellStart"/>
      <w:r>
        <w:t>minMax</w:t>
      </w:r>
      <w:proofErr w:type="spellEnd"/>
      <w:r>
        <w:rPr>
          <w:rFonts w:hint="cs"/>
          <w:rtl/>
        </w:rPr>
        <w:t xml:space="preserve"> במחלקה. מחזירה את הערך הכי גבוה ואת הפעולה הכי טובה.</w:t>
      </w:r>
    </w:p>
    <w:p w14:paraId="1FAD9044" w14:textId="6A7B16C4" w:rsidR="00D96182" w:rsidRDefault="00D96182" w:rsidP="00D96182">
      <w:pPr>
        <w:pStyle w:val="ListParagraph"/>
        <w:numPr>
          <w:ilvl w:val="0"/>
          <w:numId w:val="22"/>
        </w:numPr>
      </w:pPr>
      <w:proofErr w:type="spellStart"/>
      <w:r w:rsidRPr="00D96182">
        <w:t>max_value</w:t>
      </w:r>
      <w:proofErr w:type="spellEnd"/>
      <w:r w:rsidRPr="00D96182">
        <w:t xml:space="preserve">(self, </w:t>
      </w:r>
      <w:proofErr w:type="spellStart"/>
      <w:r w:rsidRPr="00D96182">
        <w:t>state:State</w:t>
      </w:r>
      <w:proofErr w:type="spellEnd"/>
      <w:r w:rsidRPr="00D96182">
        <w:t>, depth)</w:t>
      </w:r>
      <w:r>
        <w:rPr>
          <w:rFonts w:hint="cs"/>
          <w:rtl/>
        </w:rPr>
        <w:t xml:space="preserve"> </w:t>
      </w:r>
      <w:r>
        <w:rPr>
          <w:rtl/>
        </w:rPr>
        <w:t>–</w:t>
      </w:r>
      <w:r>
        <w:rPr>
          <w:rFonts w:hint="cs"/>
          <w:rtl/>
        </w:rPr>
        <w:t xml:space="preserve"> מקבלת את העומק המקסימלי לבדוק ומוצאת את הפעולה עם הערך המקסימלי עבור המצב שקיבלה.</w:t>
      </w:r>
    </w:p>
    <w:p w14:paraId="0A42F607" w14:textId="6E53AAB0" w:rsidR="00D96182" w:rsidRDefault="00D96182" w:rsidP="00D96182">
      <w:pPr>
        <w:pStyle w:val="ListParagraph"/>
        <w:numPr>
          <w:ilvl w:val="0"/>
          <w:numId w:val="22"/>
        </w:numPr>
      </w:pPr>
      <w:proofErr w:type="spellStart"/>
      <w:r>
        <w:t>min</w:t>
      </w:r>
      <w:r w:rsidRPr="00D96182">
        <w:t>_value</w:t>
      </w:r>
      <w:proofErr w:type="spellEnd"/>
      <w:r w:rsidRPr="00D96182">
        <w:t xml:space="preserve">(self, </w:t>
      </w:r>
      <w:proofErr w:type="spellStart"/>
      <w:r w:rsidRPr="00D96182">
        <w:t>state:State</w:t>
      </w:r>
      <w:proofErr w:type="spellEnd"/>
      <w:r w:rsidRPr="00D96182">
        <w:t>, depth)</w:t>
      </w:r>
      <w:r>
        <w:rPr>
          <w:rFonts w:hint="cs"/>
          <w:rtl/>
        </w:rPr>
        <w:t xml:space="preserve"> </w:t>
      </w:r>
      <w:r>
        <w:rPr>
          <w:rtl/>
        </w:rPr>
        <w:t>–</w:t>
      </w:r>
      <w:r>
        <w:rPr>
          <w:rFonts w:hint="cs"/>
          <w:rtl/>
        </w:rPr>
        <w:t xml:space="preserve"> מקבלת את העומק המקסימלי לבדוק ומוצאת את הפעולה עם הערך המינימלי עבור המצב שקיבלה.</w:t>
      </w:r>
    </w:p>
    <w:p w14:paraId="42DCEDB3" w14:textId="77777777" w:rsidR="00F63996" w:rsidRPr="00F63996" w:rsidRDefault="00F63996" w:rsidP="00F63996">
      <w:pPr>
        <w:pStyle w:val="ListParagraph"/>
      </w:pPr>
    </w:p>
    <w:p w14:paraId="0C8A3EF8" w14:textId="576A8F53" w:rsidR="005B1DD2" w:rsidRPr="00F53613" w:rsidRDefault="005B1DD2" w:rsidP="00C13CD9">
      <w:pPr>
        <w:pStyle w:val="Heading3"/>
        <w:rPr>
          <w:rFonts w:ascii="David" w:hAnsi="David"/>
          <w:rtl/>
        </w:rPr>
      </w:pPr>
      <w:bookmarkStart w:id="22" w:name="_Toc168314925"/>
      <w:r w:rsidRPr="00F53613">
        <w:rPr>
          <w:rFonts w:ascii="David" w:hAnsi="David"/>
          <w:rtl/>
        </w:rPr>
        <w:t>מסקנות למימוש האלגוריתם</w:t>
      </w:r>
      <w:bookmarkEnd w:id="22"/>
    </w:p>
    <w:p w14:paraId="0FC98F1A" w14:textId="3D802C67" w:rsidR="0016596A" w:rsidRDefault="00832BDA" w:rsidP="00832BDA">
      <w:pPr>
        <w:pStyle w:val="1"/>
        <w:numPr>
          <w:ilvl w:val="0"/>
          <w:numId w:val="23"/>
        </w:numPr>
        <w:rPr>
          <w:rFonts w:ascii="David" w:hAnsi="David"/>
        </w:rPr>
      </w:pPr>
      <w:r>
        <w:rPr>
          <w:rFonts w:ascii="David" w:hAnsi="David" w:hint="cs"/>
          <w:rtl/>
        </w:rPr>
        <w:t xml:space="preserve">האלגוריתם יעיל ביותר עבור </w:t>
      </w:r>
      <w:r>
        <w:rPr>
          <w:rFonts w:ascii="David" w:hAnsi="David"/>
        </w:rPr>
        <w:t>depth = 2</w:t>
      </w:r>
      <w:r>
        <w:rPr>
          <w:rFonts w:ascii="David" w:hAnsi="David" w:hint="cs"/>
          <w:rtl/>
        </w:rPr>
        <w:t xml:space="preserve">. מעבר לכך הוא נהיה מסורבל (בשל </w:t>
      </w:r>
      <w:r w:rsidR="00F65FA9">
        <w:rPr>
          <w:rFonts w:ascii="David" w:hAnsi="David" w:hint="cs"/>
          <w:rtl/>
        </w:rPr>
        <w:t>זמן הריצה</w:t>
      </w:r>
      <w:r w:rsidR="00825235">
        <w:rPr>
          <w:rFonts w:ascii="David" w:hAnsi="David" w:hint="cs"/>
          <w:rtl/>
        </w:rPr>
        <w:t xml:space="preserve"> האיטי</w:t>
      </w:r>
      <w:r w:rsidR="00F65FA9">
        <w:rPr>
          <w:rFonts w:ascii="David" w:hAnsi="David" w:hint="cs"/>
          <w:rtl/>
        </w:rPr>
        <w:t xml:space="preserve"> של בדיקת רצפים</w:t>
      </w:r>
      <w:r w:rsidR="00825235">
        <w:rPr>
          <w:rFonts w:ascii="David" w:hAnsi="David" w:hint="cs"/>
          <w:rtl/>
        </w:rPr>
        <w:t xml:space="preserve"> בכל הלוח</w:t>
      </w:r>
      <w:r w:rsidR="00F65FA9">
        <w:rPr>
          <w:rFonts w:ascii="David" w:hAnsi="David" w:hint="cs"/>
          <w:rtl/>
        </w:rPr>
        <w:t xml:space="preserve"> </w:t>
      </w:r>
      <w:r w:rsidR="00F65FA9">
        <w:rPr>
          <w:rFonts w:ascii="David" w:hAnsi="David"/>
          <w:rtl/>
        </w:rPr>
        <w:t>–</w:t>
      </w:r>
      <w:r w:rsidR="00F65FA9">
        <w:rPr>
          <w:rFonts w:ascii="David" w:hAnsi="David" w:hint="cs"/>
          <w:rtl/>
        </w:rPr>
        <w:t xml:space="preserve"> </w:t>
      </w:r>
      <w:r w:rsidR="00F65FA9">
        <w:rPr>
          <w:rFonts w:ascii="David" w:hAnsi="David"/>
        </w:rPr>
        <w:t>O(n^2)</w:t>
      </w:r>
      <w:r w:rsidR="00F65FA9">
        <w:rPr>
          <w:rFonts w:ascii="David" w:hAnsi="David" w:hint="cs"/>
          <w:rtl/>
        </w:rPr>
        <w:t>)</w:t>
      </w:r>
    </w:p>
    <w:p w14:paraId="33F07EEB" w14:textId="0F3D6FDF" w:rsidR="00832BDA" w:rsidRDefault="00832BDA" w:rsidP="00832BDA">
      <w:pPr>
        <w:pStyle w:val="1"/>
        <w:numPr>
          <w:ilvl w:val="0"/>
          <w:numId w:val="23"/>
        </w:numPr>
        <w:rPr>
          <w:rFonts w:ascii="David" w:hAnsi="David"/>
        </w:rPr>
      </w:pPr>
      <w:r>
        <w:rPr>
          <w:rFonts w:ascii="David" w:hAnsi="David" w:hint="cs"/>
          <w:rtl/>
        </w:rPr>
        <w:t>הסוכן משחק מצוין נגד הסוכן הרנדומלי, באחוז הצלחה של 90%. ה</w:t>
      </w:r>
      <w:r>
        <w:rPr>
          <w:rFonts w:ascii="David" w:hAnsi="David"/>
        </w:rPr>
        <w:t>Tester</w:t>
      </w:r>
      <w:r>
        <w:rPr>
          <w:rFonts w:ascii="David" w:hAnsi="David" w:hint="cs"/>
          <w:rtl/>
        </w:rPr>
        <w:t xml:space="preserve"> מדפיס מס' ניצחונות של כל שחקן:</w:t>
      </w:r>
    </w:p>
    <w:p w14:paraId="76DA5CCB" w14:textId="14DE9222" w:rsidR="00832BDA" w:rsidRDefault="00832BDA" w:rsidP="00832BDA">
      <w:pPr>
        <w:pStyle w:val="1"/>
        <w:numPr>
          <w:ilvl w:val="0"/>
          <w:numId w:val="0"/>
        </w:numPr>
        <w:ind w:left="720"/>
        <w:rPr>
          <w:rFonts w:ascii="David" w:hAnsi="David"/>
        </w:rPr>
      </w:pPr>
      <w:r>
        <w:rPr>
          <w:rFonts w:ascii="David" w:hAnsi="David"/>
          <w:noProof/>
        </w:rPr>
        <w:lastRenderedPageBreak/>
        <w:drawing>
          <wp:inline distT="0" distB="0" distL="0" distR="0" wp14:anchorId="3998CE43" wp14:editId="0B2E3483">
            <wp:extent cx="5278120" cy="7009765"/>
            <wp:effectExtent l="0" t="0" r="0" b="635"/>
            <wp:docPr id="203801687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16871" name="Picture 2038016871"/>
                    <pic:cNvPicPr/>
                  </pic:nvPicPr>
                  <pic:blipFill>
                    <a:blip r:embed="rId22">
                      <a:extLst>
                        <a:ext uri="{28A0092B-C50C-407E-A947-70E740481C1C}">
                          <a14:useLocalDpi xmlns:a14="http://schemas.microsoft.com/office/drawing/2010/main" val="0"/>
                        </a:ext>
                      </a:extLst>
                    </a:blip>
                    <a:stretch>
                      <a:fillRect/>
                    </a:stretch>
                  </pic:blipFill>
                  <pic:spPr>
                    <a:xfrm>
                      <a:off x="0" y="0"/>
                      <a:ext cx="5278120" cy="7009765"/>
                    </a:xfrm>
                    <a:prstGeom prst="rect">
                      <a:avLst/>
                    </a:prstGeom>
                  </pic:spPr>
                </pic:pic>
              </a:graphicData>
            </a:graphic>
          </wp:inline>
        </w:drawing>
      </w:r>
    </w:p>
    <w:p w14:paraId="1E93AC6D" w14:textId="77777777" w:rsidR="00F12731" w:rsidRDefault="00832BDA" w:rsidP="00F12731">
      <w:pPr>
        <w:pStyle w:val="1"/>
        <w:numPr>
          <w:ilvl w:val="0"/>
          <w:numId w:val="23"/>
        </w:numPr>
        <w:rPr>
          <w:rFonts w:ascii="David" w:hAnsi="David"/>
        </w:rPr>
      </w:pPr>
      <w:r>
        <w:rPr>
          <w:rFonts w:ascii="David" w:hAnsi="David" w:hint="cs"/>
          <w:rtl/>
        </w:rPr>
        <w:t xml:space="preserve">משחק כנגד סוכן אדם </w:t>
      </w:r>
      <w:r>
        <w:rPr>
          <w:rFonts w:ascii="David" w:hAnsi="David"/>
          <w:rtl/>
        </w:rPr>
        <w:t>–</w:t>
      </w:r>
      <w:r>
        <w:rPr>
          <w:rFonts w:ascii="David" w:hAnsi="David" w:hint="cs"/>
          <w:rtl/>
        </w:rPr>
        <w:t xml:space="preserve"> לא רע, אך לפעמים לא מזהה מצבי ניצחון. אפשר להפסיד לו.</w:t>
      </w:r>
    </w:p>
    <w:p w14:paraId="54A394A3" w14:textId="33BBC60E" w:rsidR="00F12731" w:rsidRPr="00F12731" w:rsidRDefault="00F12731" w:rsidP="00F12731">
      <w:pPr>
        <w:pStyle w:val="1"/>
        <w:numPr>
          <w:ilvl w:val="0"/>
          <w:numId w:val="0"/>
        </w:numPr>
        <w:ind w:left="567" w:hanging="567"/>
        <w:rPr>
          <w:rFonts w:ascii="David" w:hAnsi="David"/>
          <w:rtl/>
        </w:rPr>
      </w:pPr>
      <w:r w:rsidRPr="00F12731">
        <w:rPr>
          <w:rFonts w:hint="cs"/>
          <w:b/>
          <w:bCs/>
          <w:rtl/>
        </w:rPr>
        <w:t xml:space="preserve">נספח נמצא בסוף תיק הפרויקט תחת "מחלקת </w:t>
      </w:r>
      <w:proofErr w:type="spellStart"/>
      <w:r>
        <w:rPr>
          <w:b/>
          <w:bCs/>
        </w:rPr>
        <w:t>minMax_Agent</w:t>
      </w:r>
      <w:proofErr w:type="spellEnd"/>
      <w:r w:rsidRPr="00F12731">
        <w:rPr>
          <w:rFonts w:hint="cs"/>
          <w:b/>
          <w:bCs/>
          <w:rtl/>
        </w:rPr>
        <w:t>"</w:t>
      </w:r>
    </w:p>
    <w:p w14:paraId="1B0FEB7B" w14:textId="3C9876F6" w:rsidR="005B1DD2" w:rsidRPr="00F53613" w:rsidRDefault="005B1DD2" w:rsidP="0016596A">
      <w:pPr>
        <w:pStyle w:val="1"/>
        <w:numPr>
          <w:ilvl w:val="0"/>
          <w:numId w:val="0"/>
        </w:numPr>
        <w:ind w:left="567" w:hanging="567"/>
        <w:rPr>
          <w:rFonts w:ascii="David" w:hAnsi="David"/>
          <w:rtl/>
        </w:rPr>
      </w:pPr>
    </w:p>
    <w:p w14:paraId="132BA99A" w14:textId="0D162DB3" w:rsidR="0016596A" w:rsidRPr="00F53613" w:rsidRDefault="0016596A">
      <w:pPr>
        <w:keepLines w:val="0"/>
        <w:bidi w:val="0"/>
        <w:spacing w:line="240" w:lineRule="auto"/>
        <w:jc w:val="left"/>
        <w:rPr>
          <w:rFonts w:ascii="David" w:hAnsi="David"/>
        </w:rPr>
      </w:pPr>
      <w:r w:rsidRPr="00F53613">
        <w:rPr>
          <w:rFonts w:ascii="David" w:hAnsi="David"/>
          <w:rtl/>
        </w:rPr>
        <w:br w:type="page"/>
      </w:r>
    </w:p>
    <w:p w14:paraId="26E3DAB6" w14:textId="52CEC5DE" w:rsidR="0016596A" w:rsidRPr="00F53613" w:rsidRDefault="0016596A" w:rsidP="00C13CD9">
      <w:pPr>
        <w:pStyle w:val="Heading2"/>
        <w:rPr>
          <w:rFonts w:ascii="David" w:hAnsi="David"/>
        </w:rPr>
      </w:pPr>
      <w:bookmarkStart w:id="23" w:name="_Toc168314926"/>
      <w:r w:rsidRPr="00F53613">
        <w:rPr>
          <w:rFonts w:ascii="David" w:hAnsi="David"/>
          <w:rtl/>
        </w:rPr>
        <w:lastRenderedPageBreak/>
        <w:t xml:space="preserve">סוכן </w:t>
      </w:r>
      <w:r w:rsidRPr="00F53613">
        <w:rPr>
          <w:rFonts w:ascii="David" w:hAnsi="David"/>
        </w:rPr>
        <w:t>alpha-beta</w:t>
      </w:r>
      <w:bookmarkEnd w:id="23"/>
    </w:p>
    <w:p w14:paraId="51D691FE" w14:textId="77777777" w:rsidR="00DB1B41" w:rsidRPr="00F53613" w:rsidRDefault="00DB1B41" w:rsidP="00B07FC0">
      <w:pPr>
        <w:rPr>
          <w:rFonts w:ascii="David" w:hAnsi="David"/>
          <w:rtl/>
        </w:rPr>
      </w:pPr>
    </w:p>
    <w:p w14:paraId="791ACF53" w14:textId="77777777" w:rsidR="00DB1B41" w:rsidRDefault="00DB1B41" w:rsidP="00C13CD9">
      <w:pPr>
        <w:pStyle w:val="Heading3"/>
        <w:rPr>
          <w:rFonts w:ascii="David" w:hAnsi="David"/>
        </w:rPr>
      </w:pPr>
      <w:bookmarkStart w:id="24" w:name="_Toc168314927"/>
      <w:r w:rsidRPr="00F53613">
        <w:rPr>
          <w:rFonts w:ascii="David" w:hAnsi="David"/>
          <w:rtl/>
        </w:rPr>
        <w:t xml:space="preserve">האלגוריתם </w:t>
      </w:r>
      <w:proofErr w:type="spellStart"/>
      <w:r w:rsidRPr="00F53613">
        <w:rPr>
          <w:rFonts w:ascii="David" w:hAnsi="David"/>
        </w:rPr>
        <w:t>alpha_beta</w:t>
      </w:r>
      <w:bookmarkEnd w:id="24"/>
      <w:proofErr w:type="spellEnd"/>
    </w:p>
    <w:p w14:paraId="7250E6C6" w14:textId="12541EDF" w:rsidR="004349D7" w:rsidRDefault="004E65AF" w:rsidP="004349D7">
      <w:pPr>
        <w:rPr>
          <w:rtl/>
        </w:rPr>
      </w:pPr>
      <w:r>
        <w:rPr>
          <w:rtl/>
        </w:rPr>
        <w:t>גי</w:t>
      </w:r>
      <w:r>
        <w:rPr>
          <w:rFonts w:hint="cs"/>
          <w:rtl/>
        </w:rPr>
        <w:t>ז</w:t>
      </w:r>
      <w:r>
        <w:rPr>
          <w:rtl/>
        </w:rPr>
        <w:t xml:space="preserve">ום </w:t>
      </w:r>
      <w:r w:rsidR="004349D7">
        <w:rPr>
          <w:rtl/>
        </w:rPr>
        <w:t>אלפא-ב</w:t>
      </w:r>
      <w:r w:rsidR="00135A3D">
        <w:rPr>
          <w:rFonts w:hint="cs"/>
          <w:rtl/>
        </w:rPr>
        <w:t>ט</w:t>
      </w:r>
      <w:r w:rsidR="004349D7">
        <w:rPr>
          <w:rtl/>
        </w:rPr>
        <w:t>א הוא טכניקת אופטימיזציה המש</w:t>
      </w:r>
      <w:r w:rsidR="00AE220E">
        <w:rPr>
          <w:rFonts w:hint="cs"/>
          <w:rtl/>
        </w:rPr>
        <w:t>ת</w:t>
      </w:r>
      <w:r w:rsidR="004349D7">
        <w:rPr>
          <w:rtl/>
        </w:rPr>
        <w:t xml:space="preserve">משת באלגוריתם </w:t>
      </w:r>
      <w:proofErr w:type="spellStart"/>
      <w:r w:rsidR="004349D7">
        <w:t>minMax</w:t>
      </w:r>
      <w:proofErr w:type="spellEnd"/>
      <w:r w:rsidR="004349D7">
        <w:rPr>
          <w:rtl/>
        </w:rPr>
        <w:t xml:space="preserve"> כדי להפחית את מספר הצמתים שיש להעריך בעץ המשחק. </w:t>
      </w:r>
      <w:r w:rsidR="00FA1F57">
        <w:rPr>
          <w:rFonts w:hint="cs"/>
          <w:rtl/>
        </w:rPr>
        <w:t xml:space="preserve">האלגוריתם </w:t>
      </w:r>
      <w:r w:rsidR="004349D7">
        <w:rPr>
          <w:rtl/>
        </w:rPr>
        <w:t xml:space="preserve">עובד על ידי </w:t>
      </w:r>
      <w:r w:rsidR="00F66769">
        <w:rPr>
          <w:rFonts w:hint="cs"/>
          <w:rtl/>
        </w:rPr>
        <w:t>"גי</w:t>
      </w:r>
      <w:r w:rsidR="003E7FB9">
        <w:rPr>
          <w:rFonts w:hint="cs"/>
          <w:rtl/>
        </w:rPr>
        <w:t>ז</w:t>
      </w:r>
      <w:r w:rsidR="00F66769">
        <w:rPr>
          <w:rFonts w:hint="cs"/>
          <w:rtl/>
        </w:rPr>
        <w:t>ום"</w:t>
      </w:r>
      <w:r w:rsidR="004349D7">
        <w:rPr>
          <w:rtl/>
        </w:rPr>
        <w:t xml:space="preserve"> ענפים של העץ שידוע ש</w:t>
      </w:r>
      <w:r w:rsidR="00FA1F57">
        <w:rPr>
          <w:rFonts w:hint="cs"/>
          <w:rtl/>
        </w:rPr>
        <w:t>ערכיהם</w:t>
      </w:r>
      <w:r w:rsidR="004349D7">
        <w:rPr>
          <w:rtl/>
        </w:rPr>
        <w:t xml:space="preserve"> גרועים יותר מענפים שנבדקו בעבר, ובכך מזרז את תהליך החיפוש.</w:t>
      </w:r>
    </w:p>
    <w:p w14:paraId="24B21CE9" w14:textId="77777777" w:rsidR="004349D7" w:rsidRDefault="004349D7" w:rsidP="004349D7">
      <w:pPr>
        <w:rPr>
          <w:rtl/>
        </w:rPr>
      </w:pPr>
    </w:p>
    <w:p w14:paraId="600BEE89" w14:textId="4FC3AB85" w:rsidR="004349D7" w:rsidRDefault="004349D7" w:rsidP="004349D7">
      <w:pPr>
        <w:rPr>
          <w:rtl/>
        </w:rPr>
      </w:pPr>
      <w:r>
        <w:rPr>
          <w:rtl/>
        </w:rPr>
        <w:t xml:space="preserve">כך עובד </w:t>
      </w:r>
      <w:r>
        <w:rPr>
          <w:rFonts w:hint="cs"/>
          <w:rtl/>
        </w:rPr>
        <w:t>גי</w:t>
      </w:r>
      <w:r w:rsidR="008A7774">
        <w:rPr>
          <w:rFonts w:hint="cs"/>
          <w:rtl/>
        </w:rPr>
        <w:t>ז</w:t>
      </w:r>
      <w:r>
        <w:rPr>
          <w:rFonts w:hint="cs"/>
          <w:rtl/>
        </w:rPr>
        <w:t>ום</w:t>
      </w:r>
      <w:r>
        <w:rPr>
          <w:rtl/>
        </w:rPr>
        <w:t xml:space="preserve"> אלפא בטא:</w:t>
      </w:r>
    </w:p>
    <w:p w14:paraId="44CADA15" w14:textId="77777777" w:rsidR="004349D7" w:rsidRDefault="004349D7" w:rsidP="004349D7">
      <w:pPr>
        <w:rPr>
          <w:rtl/>
        </w:rPr>
      </w:pPr>
    </w:p>
    <w:p w14:paraId="351D2914" w14:textId="75433E1E" w:rsidR="004349D7" w:rsidRDefault="004349D7" w:rsidP="004349D7">
      <w:pPr>
        <w:pStyle w:val="ListParagraph"/>
        <w:numPr>
          <w:ilvl w:val="0"/>
          <w:numId w:val="24"/>
        </w:numPr>
        <w:rPr>
          <w:rtl/>
        </w:rPr>
      </w:pPr>
      <w:r w:rsidRPr="004349D7">
        <w:rPr>
          <w:b/>
          <w:bCs/>
          <w:rtl/>
        </w:rPr>
        <w:t>ערכי אלפא וביטא</w:t>
      </w:r>
      <w:r>
        <w:rPr>
          <w:rtl/>
        </w:rPr>
        <w:t>: האלגוריתם שומר על שני ערכים, אלפא וביטא, המייצגים את הגבולות של הציונים האפשריים של השחקן הממקסם (אלפא) והשחקן הממזער (בטא) בהתאמה. בתחילה, אלפא מוגדר לאינסוף שלילי ובטא מוגדר לאינסוף חיובי.</w:t>
      </w:r>
    </w:p>
    <w:p w14:paraId="22E9DC3C" w14:textId="5156C31E" w:rsidR="004349D7" w:rsidRDefault="004349D7" w:rsidP="004349D7">
      <w:pPr>
        <w:pStyle w:val="ListParagraph"/>
        <w:numPr>
          <w:ilvl w:val="0"/>
          <w:numId w:val="24"/>
        </w:numPr>
        <w:rPr>
          <w:rtl/>
        </w:rPr>
      </w:pPr>
      <w:r w:rsidRPr="004349D7">
        <w:rPr>
          <w:b/>
          <w:bCs/>
          <w:rtl/>
        </w:rPr>
        <w:t>בצמתי מקס</w:t>
      </w:r>
      <w:r>
        <w:rPr>
          <w:rFonts w:hint="cs"/>
          <w:b/>
          <w:bCs/>
          <w:rtl/>
        </w:rPr>
        <w:t>ימ</w:t>
      </w:r>
      <w:r w:rsidRPr="004349D7">
        <w:rPr>
          <w:b/>
          <w:bCs/>
          <w:rtl/>
        </w:rPr>
        <w:t>ום</w:t>
      </w:r>
      <w:r>
        <w:rPr>
          <w:rtl/>
        </w:rPr>
        <w:t xml:space="preserve">: בעת הערכת צומת </w:t>
      </w:r>
      <w:r>
        <w:rPr>
          <w:rFonts w:hint="cs"/>
          <w:rtl/>
        </w:rPr>
        <w:t>מקסימום</w:t>
      </w:r>
      <w:r>
        <w:rPr>
          <w:rtl/>
        </w:rPr>
        <w:t xml:space="preserve">, אם האלגוריתם מוצא מהלך עם ערך גדול או שווה לבטא (כלומר, מהלך שהוא לפחות טוב כמו המהלך הטוב ביותר של היריב), אין צורך לחקור אותו. </w:t>
      </w:r>
      <w:r>
        <w:rPr>
          <w:rFonts w:hint="cs"/>
          <w:rtl/>
        </w:rPr>
        <w:t>בנוסף,</w:t>
      </w:r>
      <w:r>
        <w:rPr>
          <w:rtl/>
        </w:rPr>
        <w:t xml:space="preserve"> זה </w:t>
      </w:r>
      <w:r>
        <w:rPr>
          <w:rFonts w:hint="cs"/>
          <w:rtl/>
        </w:rPr>
        <w:t>עוצר</w:t>
      </w:r>
      <w:r>
        <w:rPr>
          <w:rtl/>
        </w:rPr>
        <w:t xml:space="preserve"> את החיפוש ומחזיר את המהלך הטוב ביותר הנוכחי שנמצא עד כה.</w:t>
      </w:r>
    </w:p>
    <w:p w14:paraId="00B2C058" w14:textId="0E93061D" w:rsidR="004349D7" w:rsidRDefault="004349D7" w:rsidP="004349D7">
      <w:pPr>
        <w:pStyle w:val="ListParagraph"/>
        <w:numPr>
          <w:ilvl w:val="0"/>
          <w:numId w:val="24"/>
        </w:numPr>
        <w:rPr>
          <w:rtl/>
        </w:rPr>
      </w:pPr>
      <w:r w:rsidRPr="004349D7">
        <w:rPr>
          <w:b/>
          <w:bCs/>
          <w:rtl/>
        </w:rPr>
        <w:t>בצמתי מ</w:t>
      </w:r>
      <w:r>
        <w:rPr>
          <w:rFonts w:hint="cs"/>
          <w:b/>
          <w:bCs/>
          <w:rtl/>
        </w:rPr>
        <w:t>ינימ</w:t>
      </w:r>
      <w:r w:rsidRPr="004349D7">
        <w:rPr>
          <w:b/>
          <w:bCs/>
          <w:rtl/>
        </w:rPr>
        <w:t>ום</w:t>
      </w:r>
      <w:r>
        <w:rPr>
          <w:rtl/>
        </w:rPr>
        <w:t xml:space="preserve">: באופן דומה, בעת הערכה של צומת </w:t>
      </w:r>
      <w:r>
        <w:rPr>
          <w:rFonts w:hint="cs"/>
          <w:rtl/>
        </w:rPr>
        <w:t>מינימום</w:t>
      </w:r>
      <w:r>
        <w:rPr>
          <w:rtl/>
        </w:rPr>
        <w:t>, אם האלגוריתם מוצא מהלך עם ערך קטן או שווה לאלפא (כלומר, מהלך טוב לפחות כמו המהלך הטוב ביותר של השחקן), הוא מפסיק לחקור את הענף הזה ומחזיר את המהלך הטוב ביותר הנוכחי שנמצא עד כה.</w:t>
      </w:r>
    </w:p>
    <w:p w14:paraId="54BDA853" w14:textId="6B83AA8E" w:rsidR="004349D7" w:rsidRDefault="004349D7" w:rsidP="004349D7">
      <w:pPr>
        <w:pStyle w:val="ListParagraph"/>
        <w:numPr>
          <w:ilvl w:val="0"/>
          <w:numId w:val="24"/>
        </w:numPr>
        <w:rPr>
          <w:rtl/>
        </w:rPr>
      </w:pPr>
      <w:r w:rsidRPr="004349D7">
        <w:rPr>
          <w:b/>
          <w:bCs/>
          <w:rtl/>
        </w:rPr>
        <w:t>עדכון אלפא וביטא</w:t>
      </w:r>
      <w:r>
        <w:rPr>
          <w:rtl/>
        </w:rPr>
        <w:t xml:space="preserve">: ככל שהאלגוריתם מתקדם, הוא מעדכן את ערכי האלפא </w:t>
      </w:r>
      <w:proofErr w:type="spellStart"/>
      <w:r>
        <w:rPr>
          <w:rtl/>
        </w:rPr>
        <w:t>והבטא</w:t>
      </w:r>
      <w:proofErr w:type="spellEnd"/>
      <w:r>
        <w:rPr>
          <w:rtl/>
        </w:rPr>
        <w:t xml:space="preserve"> בהתאם:</w:t>
      </w:r>
      <w:r>
        <w:rPr>
          <w:rFonts w:hint="cs"/>
          <w:rtl/>
        </w:rPr>
        <w:t xml:space="preserve"> </w:t>
      </w:r>
      <w:r>
        <w:rPr>
          <w:rtl/>
        </w:rPr>
        <w:t xml:space="preserve">בצמתים מקסימליים: אם נמצא המהלך הטוב ביותר </w:t>
      </w:r>
      <w:r>
        <w:rPr>
          <w:rFonts w:hint="cs"/>
          <w:rtl/>
        </w:rPr>
        <w:t>עד כה</w:t>
      </w:r>
      <w:r>
        <w:rPr>
          <w:rtl/>
        </w:rPr>
        <w:t xml:space="preserve"> (כלומר, מהלך עם ערך גבוה יותר), אלפא מתעדכן להיות המקסימום של הערך הנוכחי שלו והערך של המהלך הטוב ביותר החדש.</w:t>
      </w:r>
      <w:r>
        <w:rPr>
          <w:rFonts w:hint="cs"/>
          <w:rtl/>
        </w:rPr>
        <w:t xml:space="preserve"> </w:t>
      </w:r>
      <w:r>
        <w:rPr>
          <w:rtl/>
        </w:rPr>
        <w:t xml:space="preserve">בצמתי </w:t>
      </w:r>
      <w:r>
        <w:rPr>
          <w:rFonts w:hint="cs"/>
          <w:rtl/>
        </w:rPr>
        <w:t>מינימום</w:t>
      </w:r>
      <w:r>
        <w:rPr>
          <w:rtl/>
        </w:rPr>
        <w:t xml:space="preserve">: אם נמצא המהלך הטוב ביותר </w:t>
      </w:r>
      <w:r>
        <w:rPr>
          <w:rFonts w:hint="cs"/>
          <w:rtl/>
        </w:rPr>
        <w:t>עד כה</w:t>
      </w:r>
      <w:r>
        <w:rPr>
          <w:rtl/>
        </w:rPr>
        <w:t xml:space="preserve"> (כלומר, מהלך עם ערך נמוך יותר), בטא מתעדכן להיות המינימום של הערך הנוכחי שלו ושל הערך של המהלך הטוב ביותר החדש.</w:t>
      </w:r>
    </w:p>
    <w:p w14:paraId="3CB84E02" w14:textId="77777777" w:rsidR="004349D7" w:rsidRDefault="004349D7" w:rsidP="004349D7">
      <w:pPr>
        <w:rPr>
          <w:rtl/>
        </w:rPr>
      </w:pPr>
    </w:p>
    <w:p w14:paraId="29E5A445" w14:textId="176CEDBE" w:rsidR="004349D7" w:rsidRDefault="004349D7" w:rsidP="004349D7">
      <w:pPr>
        <w:rPr>
          <w:rtl/>
        </w:rPr>
      </w:pPr>
      <w:r>
        <w:rPr>
          <w:rtl/>
        </w:rPr>
        <w:t xml:space="preserve">על ידי </w:t>
      </w:r>
      <w:r w:rsidR="00CC5697">
        <w:rPr>
          <w:rFonts w:hint="cs"/>
          <w:rtl/>
        </w:rPr>
        <w:t>גיזום</w:t>
      </w:r>
      <w:r w:rsidR="00CC5697">
        <w:rPr>
          <w:rtl/>
        </w:rPr>
        <w:t xml:space="preserve"> </w:t>
      </w:r>
      <w:r>
        <w:rPr>
          <w:rtl/>
        </w:rPr>
        <w:t xml:space="preserve">יעיל של ענפים של עץ המשחק שאינם יכולים להשפיע על </w:t>
      </w:r>
      <w:r>
        <w:rPr>
          <w:rFonts w:hint="cs"/>
          <w:rtl/>
        </w:rPr>
        <w:t>הפעולה</w:t>
      </w:r>
      <w:r>
        <w:rPr>
          <w:rtl/>
        </w:rPr>
        <w:t xml:space="preserve"> הסופית, </w:t>
      </w:r>
      <w:r>
        <w:rPr>
          <w:rFonts w:hint="cs"/>
          <w:rtl/>
        </w:rPr>
        <w:t>גי</w:t>
      </w:r>
      <w:r w:rsidR="0015327B">
        <w:rPr>
          <w:rFonts w:hint="cs"/>
          <w:rtl/>
        </w:rPr>
        <w:t>ז</w:t>
      </w:r>
      <w:r>
        <w:rPr>
          <w:rFonts w:hint="cs"/>
          <w:rtl/>
        </w:rPr>
        <w:t>ום</w:t>
      </w:r>
      <w:r>
        <w:rPr>
          <w:rtl/>
        </w:rPr>
        <w:t xml:space="preserve"> אלפא-ביתא מפחית באופן משמעותי את המורכבות החישובית של אלגוריתם </w:t>
      </w:r>
      <w:proofErr w:type="spellStart"/>
      <w:r>
        <w:t>minMax</w:t>
      </w:r>
      <w:proofErr w:type="spellEnd"/>
      <w:r w:rsidR="00B41104">
        <w:rPr>
          <w:rFonts w:hint="cs"/>
          <w:rtl/>
        </w:rPr>
        <w:t>, משום שחוסכים בדיקות מיותרות.</w:t>
      </w:r>
    </w:p>
    <w:p w14:paraId="68DFD682" w14:textId="77777777" w:rsidR="006F1375" w:rsidRDefault="006F1375" w:rsidP="004349D7">
      <w:pPr>
        <w:rPr>
          <w:rtl/>
        </w:rPr>
      </w:pPr>
    </w:p>
    <w:p w14:paraId="0A898966" w14:textId="77777777" w:rsidR="006F1375" w:rsidRDefault="006F1375" w:rsidP="004349D7">
      <w:pPr>
        <w:rPr>
          <w:b/>
          <w:bCs/>
          <w:rtl/>
        </w:rPr>
      </w:pPr>
    </w:p>
    <w:p w14:paraId="231A4CFA" w14:textId="77777777" w:rsidR="006F1375" w:rsidRDefault="006F1375" w:rsidP="004349D7">
      <w:pPr>
        <w:rPr>
          <w:b/>
          <w:bCs/>
          <w:rtl/>
        </w:rPr>
      </w:pPr>
    </w:p>
    <w:p w14:paraId="1EAAC820" w14:textId="77777777" w:rsidR="006F1375" w:rsidRDefault="006F1375" w:rsidP="004349D7">
      <w:pPr>
        <w:rPr>
          <w:b/>
          <w:bCs/>
          <w:rtl/>
        </w:rPr>
      </w:pPr>
    </w:p>
    <w:p w14:paraId="6D7D45AA" w14:textId="77777777" w:rsidR="006F1375" w:rsidRDefault="006F1375" w:rsidP="004349D7">
      <w:pPr>
        <w:rPr>
          <w:b/>
          <w:bCs/>
          <w:rtl/>
        </w:rPr>
      </w:pPr>
    </w:p>
    <w:p w14:paraId="18B93BCB" w14:textId="77777777" w:rsidR="006F1375" w:rsidRDefault="006F1375" w:rsidP="004349D7">
      <w:pPr>
        <w:rPr>
          <w:b/>
          <w:bCs/>
          <w:rtl/>
        </w:rPr>
      </w:pPr>
    </w:p>
    <w:p w14:paraId="12EA0942" w14:textId="77777777" w:rsidR="006F1375" w:rsidRDefault="006F1375" w:rsidP="004349D7">
      <w:pPr>
        <w:rPr>
          <w:b/>
          <w:bCs/>
          <w:rtl/>
        </w:rPr>
      </w:pPr>
    </w:p>
    <w:p w14:paraId="09ACD0DD" w14:textId="74C0A779" w:rsidR="006F1375" w:rsidRDefault="006F1375" w:rsidP="004349D7">
      <w:pPr>
        <w:rPr>
          <w:rFonts w:hint="cs"/>
        </w:rPr>
      </w:pPr>
      <w:proofErr w:type="spellStart"/>
      <w:r>
        <w:rPr>
          <w:rFonts w:hint="cs"/>
          <w:b/>
          <w:bCs/>
          <w:rtl/>
        </w:rPr>
        <w:t>פסאודו</w:t>
      </w:r>
      <w:proofErr w:type="spellEnd"/>
      <w:r>
        <w:rPr>
          <w:rFonts w:hint="cs"/>
          <w:b/>
          <w:bCs/>
          <w:rtl/>
        </w:rPr>
        <w:t xml:space="preserve"> קוד:</w:t>
      </w:r>
      <w:r w:rsidR="00B41104">
        <w:rPr>
          <w:rFonts w:hint="cs"/>
          <w:b/>
          <w:bCs/>
          <w:rtl/>
        </w:rPr>
        <w:t xml:space="preserve"> (לקוח ממצגת באתר </w:t>
      </w:r>
      <w:proofErr w:type="spellStart"/>
      <w:r w:rsidR="00B41104">
        <w:rPr>
          <w:b/>
          <w:bCs/>
        </w:rPr>
        <w:t>giladmarkman</w:t>
      </w:r>
      <w:proofErr w:type="spellEnd"/>
      <w:r w:rsidR="00B41104">
        <w:rPr>
          <w:rFonts w:hint="cs"/>
          <w:b/>
          <w:bCs/>
          <w:rtl/>
        </w:rPr>
        <w:t>)</w:t>
      </w:r>
    </w:p>
    <w:p w14:paraId="445A9C6E" w14:textId="4B43FD72" w:rsidR="006F1375" w:rsidRPr="006F1375" w:rsidRDefault="006F1375" w:rsidP="004349D7">
      <w:r>
        <w:rPr>
          <w:noProof/>
        </w:rPr>
        <w:drawing>
          <wp:inline distT="0" distB="0" distL="0" distR="0" wp14:anchorId="77C61CC8" wp14:editId="5873E089">
            <wp:extent cx="5278120" cy="3981450"/>
            <wp:effectExtent l="0" t="0" r="0" b="0"/>
            <wp:docPr id="480064259" name="Picture 17"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64259" name="Picture 17" descr="A computer screen shot of a pro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8120" cy="3981450"/>
                    </a:xfrm>
                    <a:prstGeom prst="rect">
                      <a:avLst/>
                    </a:prstGeom>
                    <a:noFill/>
                    <a:ln>
                      <a:noFill/>
                    </a:ln>
                  </pic:spPr>
                </pic:pic>
              </a:graphicData>
            </a:graphic>
          </wp:inline>
        </w:drawing>
      </w:r>
    </w:p>
    <w:p w14:paraId="28987643" w14:textId="77777777" w:rsidR="00921508" w:rsidRDefault="00921508" w:rsidP="00921508">
      <w:pPr>
        <w:rPr>
          <w:rFonts w:ascii="David" w:hAnsi="David"/>
          <w:rtl/>
        </w:rPr>
      </w:pPr>
    </w:p>
    <w:p w14:paraId="78177A42" w14:textId="77777777" w:rsidR="00880543" w:rsidRDefault="00880543" w:rsidP="00921508">
      <w:pPr>
        <w:rPr>
          <w:rFonts w:ascii="David" w:hAnsi="David"/>
          <w:rtl/>
        </w:rPr>
      </w:pPr>
    </w:p>
    <w:p w14:paraId="698573F9" w14:textId="77777777" w:rsidR="00880543" w:rsidRDefault="00880543" w:rsidP="00921508">
      <w:pPr>
        <w:rPr>
          <w:rFonts w:ascii="David" w:hAnsi="David"/>
          <w:rtl/>
        </w:rPr>
      </w:pPr>
    </w:p>
    <w:p w14:paraId="2FCB5BD2" w14:textId="77777777" w:rsidR="00880543" w:rsidRDefault="00880543" w:rsidP="00921508">
      <w:pPr>
        <w:rPr>
          <w:rFonts w:ascii="David" w:hAnsi="David"/>
          <w:rtl/>
        </w:rPr>
      </w:pPr>
    </w:p>
    <w:p w14:paraId="5E0EB56F" w14:textId="77777777" w:rsidR="00880543" w:rsidRDefault="00880543" w:rsidP="00921508">
      <w:pPr>
        <w:rPr>
          <w:rFonts w:ascii="David" w:hAnsi="David"/>
          <w:rtl/>
        </w:rPr>
      </w:pPr>
    </w:p>
    <w:p w14:paraId="79C999D5" w14:textId="77777777" w:rsidR="00880543" w:rsidRDefault="00880543" w:rsidP="00921508">
      <w:pPr>
        <w:rPr>
          <w:rFonts w:ascii="David" w:hAnsi="David"/>
          <w:rtl/>
        </w:rPr>
      </w:pPr>
    </w:p>
    <w:p w14:paraId="700AF6BF" w14:textId="77777777" w:rsidR="00880543" w:rsidRDefault="00880543" w:rsidP="00921508">
      <w:pPr>
        <w:rPr>
          <w:rFonts w:ascii="David" w:hAnsi="David"/>
          <w:rtl/>
        </w:rPr>
      </w:pPr>
    </w:p>
    <w:p w14:paraId="433A4E7E" w14:textId="77777777" w:rsidR="00880543" w:rsidRDefault="00880543" w:rsidP="00921508">
      <w:pPr>
        <w:rPr>
          <w:rFonts w:ascii="David" w:hAnsi="David"/>
          <w:rtl/>
        </w:rPr>
      </w:pPr>
    </w:p>
    <w:p w14:paraId="36071C84" w14:textId="77777777" w:rsidR="00880543" w:rsidRDefault="00880543" w:rsidP="00921508">
      <w:pPr>
        <w:rPr>
          <w:rFonts w:ascii="David" w:hAnsi="David"/>
          <w:rtl/>
        </w:rPr>
      </w:pPr>
    </w:p>
    <w:p w14:paraId="3546ABED" w14:textId="77777777" w:rsidR="00880543" w:rsidRDefault="00880543" w:rsidP="00921508">
      <w:pPr>
        <w:rPr>
          <w:rFonts w:ascii="David" w:hAnsi="David"/>
          <w:rtl/>
        </w:rPr>
      </w:pPr>
    </w:p>
    <w:p w14:paraId="1CBF56C3" w14:textId="77777777" w:rsidR="00880543" w:rsidRDefault="00880543" w:rsidP="00921508">
      <w:pPr>
        <w:rPr>
          <w:rFonts w:ascii="David" w:hAnsi="David"/>
          <w:rtl/>
        </w:rPr>
      </w:pPr>
    </w:p>
    <w:p w14:paraId="06C7DC5B" w14:textId="77777777" w:rsidR="00880543" w:rsidRDefault="00880543" w:rsidP="00921508">
      <w:pPr>
        <w:rPr>
          <w:rFonts w:ascii="David" w:hAnsi="David"/>
          <w:rtl/>
        </w:rPr>
      </w:pPr>
    </w:p>
    <w:p w14:paraId="6217CA30" w14:textId="77777777" w:rsidR="00880543" w:rsidRDefault="00880543" w:rsidP="00921508">
      <w:pPr>
        <w:rPr>
          <w:rFonts w:ascii="David" w:hAnsi="David"/>
          <w:rtl/>
        </w:rPr>
      </w:pPr>
    </w:p>
    <w:p w14:paraId="5E46601C" w14:textId="77777777" w:rsidR="00880543" w:rsidRDefault="00880543" w:rsidP="00921508">
      <w:pPr>
        <w:rPr>
          <w:rFonts w:ascii="David" w:hAnsi="David"/>
          <w:rtl/>
        </w:rPr>
      </w:pPr>
    </w:p>
    <w:p w14:paraId="745A143E" w14:textId="77777777" w:rsidR="00880543" w:rsidRDefault="00880543" w:rsidP="00921508">
      <w:pPr>
        <w:rPr>
          <w:rFonts w:ascii="David" w:hAnsi="David"/>
          <w:rtl/>
        </w:rPr>
      </w:pPr>
    </w:p>
    <w:p w14:paraId="2AA80465" w14:textId="77777777" w:rsidR="00880543" w:rsidRPr="00F53613" w:rsidRDefault="00880543" w:rsidP="00921508">
      <w:pPr>
        <w:rPr>
          <w:rFonts w:ascii="David" w:hAnsi="David"/>
        </w:rPr>
      </w:pPr>
    </w:p>
    <w:p w14:paraId="275EB3A8" w14:textId="066E4B45" w:rsidR="00DB1B41" w:rsidRDefault="00DB1B41" w:rsidP="00C13CD9">
      <w:pPr>
        <w:pStyle w:val="Heading3"/>
        <w:rPr>
          <w:rFonts w:ascii="David" w:hAnsi="David"/>
        </w:rPr>
      </w:pPr>
      <w:bookmarkStart w:id="25" w:name="_Toc168314928"/>
      <w:r w:rsidRPr="00F53613">
        <w:rPr>
          <w:rFonts w:ascii="David" w:hAnsi="David"/>
          <w:rtl/>
        </w:rPr>
        <w:lastRenderedPageBreak/>
        <w:t>מימוש האלגוריתם בפרויקט</w:t>
      </w:r>
      <w:r w:rsidR="006F1375">
        <w:rPr>
          <w:rFonts w:ascii="David" w:hAnsi="David" w:hint="cs"/>
          <w:rtl/>
        </w:rPr>
        <w:t xml:space="preserve"> </w:t>
      </w:r>
      <w:r w:rsidR="006F1375">
        <w:rPr>
          <w:rFonts w:ascii="David" w:hAnsi="David"/>
          <w:rtl/>
        </w:rPr>
        <w:t>–</w:t>
      </w:r>
      <w:r w:rsidR="006F1375">
        <w:rPr>
          <w:rFonts w:ascii="David" w:hAnsi="David" w:hint="cs"/>
          <w:rtl/>
        </w:rPr>
        <w:t xml:space="preserve"> מחלקת </w:t>
      </w:r>
      <w:proofErr w:type="spellStart"/>
      <w:r w:rsidR="006F1375">
        <w:rPr>
          <w:rFonts w:ascii="David" w:hAnsi="David"/>
        </w:rPr>
        <w:t>AlphaBeta_Agent</w:t>
      </w:r>
      <w:bookmarkEnd w:id="25"/>
      <w:proofErr w:type="spellEnd"/>
    </w:p>
    <w:p w14:paraId="27273706" w14:textId="77777777" w:rsidR="006F1375" w:rsidRDefault="006F1375" w:rsidP="006F1375">
      <w:pPr>
        <w:rPr>
          <w:b/>
          <w:bCs/>
          <w:rtl/>
        </w:rPr>
      </w:pPr>
      <w:r>
        <w:rPr>
          <w:rFonts w:hint="cs"/>
          <w:b/>
          <w:bCs/>
          <w:rtl/>
        </w:rPr>
        <w:t>פעולות עיקריות:</w:t>
      </w:r>
    </w:p>
    <w:p w14:paraId="2676B2EE" w14:textId="77777777" w:rsidR="006F1375" w:rsidRDefault="006F1375" w:rsidP="006F1375">
      <w:pPr>
        <w:pStyle w:val="ListParagraph"/>
        <w:numPr>
          <w:ilvl w:val="0"/>
          <w:numId w:val="22"/>
        </w:numPr>
      </w:pPr>
      <w:r w:rsidRPr="00F63996">
        <w:t xml:space="preserve">evaluate(self, </w:t>
      </w:r>
      <w:proofErr w:type="spellStart"/>
      <w:r w:rsidRPr="00F63996">
        <w:t>gameState</w:t>
      </w:r>
      <w:proofErr w:type="spellEnd"/>
      <w:r w:rsidRPr="00F63996">
        <w:t xml:space="preserve"> : State)</w:t>
      </w:r>
      <w:r>
        <w:rPr>
          <w:rFonts w:hint="cs"/>
          <w:rtl/>
        </w:rPr>
        <w:t xml:space="preserve"> </w:t>
      </w:r>
      <w:r>
        <w:rPr>
          <w:rtl/>
        </w:rPr>
        <w:t>–</w:t>
      </w:r>
      <w:r>
        <w:rPr>
          <w:rFonts w:hint="cs"/>
          <w:rtl/>
        </w:rPr>
        <w:t xml:space="preserve"> פונקציית ההערכה היוריסטית. הפונקציה עושה שימוש בפונקציה ממחלקת </w:t>
      </w:r>
      <w:r>
        <w:t>Connect4</w:t>
      </w:r>
      <w:r>
        <w:rPr>
          <w:rFonts w:hint="cs"/>
          <w:rtl/>
        </w:rPr>
        <w:t xml:space="preserve"> </w:t>
      </w:r>
      <w:r>
        <w:rPr>
          <w:rtl/>
        </w:rPr>
        <w:t>–</w:t>
      </w:r>
      <w:r>
        <w:rPr>
          <w:rFonts w:hint="cs"/>
          <w:rtl/>
        </w:rPr>
        <w:t xml:space="preserve"> </w:t>
      </w:r>
      <w:proofErr w:type="spellStart"/>
      <w:r>
        <w:t>CheckNInARow</w:t>
      </w:r>
      <w:proofErr w:type="spellEnd"/>
      <w:r>
        <w:rPr>
          <w:rFonts w:hint="cs"/>
          <w:rtl/>
        </w:rPr>
        <w:t xml:space="preserve">. ההערכה </w:t>
      </w:r>
      <w:proofErr w:type="spellStart"/>
      <w:r>
        <w:rPr>
          <w:rFonts w:hint="cs"/>
          <w:rtl/>
        </w:rPr>
        <w:t>סוכמת</w:t>
      </w:r>
      <w:proofErr w:type="spellEnd"/>
      <w:r>
        <w:rPr>
          <w:rFonts w:hint="cs"/>
          <w:rtl/>
        </w:rPr>
        <w:t xml:space="preserve"> את כמות רצפים של 3 של השחקן הנוכחי (עם ספירות כפולות) פחות הרצפים של 3 של היריב, וכמות הרצפים של 4 פי 10 (משקל פי 10) פחות הרצפים של 4 של היריב פי 10. ההערכה מסתמכת על כמה כל שחקן קרוב לניצחון (3 או 4 אסימונים ברצף כבר במצב הבא), ולכן זוהי הערכה טובה.</w:t>
      </w:r>
    </w:p>
    <w:p w14:paraId="32BB0E75" w14:textId="77777777" w:rsidR="006F1375" w:rsidRDefault="006F1375" w:rsidP="006F1375">
      <w:pPr>
        <w:pStyle w:val="ListParagraph"/>
        <w:numPr>
          <w:ilvl w:val="0"/>
          <w:numId w:val="22"/>
        </w:numPr>
      </w:pPr>
      <w:proofErr w:type="spellStart"/>
      <w:r w:rsidRPr="00D96182">
        <w:t>get_Action</w:t>
      </w:r>
      <w:proofErr w:type="spellEnd"/>
      <w:r w:rsidRPr="00D96182">
        <w:t>(self, state: State, train = False)</w:t>
      </w:r>
      <w:r>
        <w:rPr>
          <w:rFonts w:hint="cs"/>
          <w:rtl/>
        </w:rPr>
        <w:t xml:space="preserve"> </w:t>
      </w:r>
      <w:r>
        <w:rPr>
          <w:rtl/>
        </w:rPr>
        <w:t>–</w:t>
      </w:r>
      <w:r>
        <w:rPr>
          <w:rFonts w:hint="cs"/>
          <w:rtl/>
        </w:rPr>
        <w:t xml:space="preserve"> מחזירה את הפעולה בעלת הערך הכי גבוה לפי </w:t>
      </w:r>
      <w:proofErr w:type="spellStart"/>
      <w:r>
        <w:t>minMax</w:t>
      </w:r>
      <w:proofErr w:type="spellEnd"/>
    </w:p>
    <w:p w14:paraId="4D26689C" w14:textId="5C782CBA" w:rsidR="006F1375" w:rsidRDefault="006F1375" w:rsidP="006F1375">
      <w:pPr>
        <w:pStyle w:val="ListParagraph"/>
        <w:numPr>
          <w:ilvl w:val="0"/>
          <w:numId w:val="22"/>
        </w:numPr>
      </w:pPr>
      <w:proofErr w:type="spellStart"/>
      <w:r w:rsidRPr="00D96182">
        <w:t>minMax</w:t>
      </w:r>
      <w:proofErr w:type="spellEnd"/>
      <w:r w:rsidRPr="00D96182">
        <w:t xml:space="preserve">(self, </w:t>
      </w:r>
      <w:proofErr w:type="spellStart"/>
      <w:r w:rsidRPr="00D96182">
        <w:t>state:State</w:t>
      </w:r>
      <w:proofErr w:type="spellEnd"/>
      <w:r w:rsidRPr="00D96182">
        <w:t>)</w:t>
      </w:r>
      <w:r>
        <w:rPr>
          <w:rFonts w:hint="cs"/>
          <w:rtl/>
        </w:rPr>
        <w:t xml:space="preserve"> </w:t>
      </w:r>
      <w:r>
        <w:rPr>
          <w:rtl/>
        </w:rPr>
        <w:t>–</w:t>
      </w:r>
      <w:r>
        <w:rPr>
          <w:rFonts w:hint="cs"/>
          <w:rtl/>
        </w:rPr>
        <w:t xml:space="preserve"> מימוש האלגוריתם </w:t>
      </w:r>
      <w:proofErr w:type="spellStart"/>
      <w:r>
        <w:t>minMax</w:t>
      </w:r>
      <w:proofErr w:type="spellEnd"/>
      <w:r>
        <w:rPr>
          <w:rFonts w:hint="cs"/>
          <w:rtl/>
        </w:rPr>
        <w:t xml:space="preserve"> במחלקה. מחזירה את הערך הכי גבוה ואת הפעולה הכי טובה.</w:t>
      </w:r>
      <w:r>
        <w:t xml:space="preserve"> </w:t>
      </w:r>
      <w:r>
        <w:rPr>
          <w:rFonts w:hint="cs"/>
          <w:rtl/>
        </w:rPr>
        <w:t xml:space="preserve"> בנוסף מגדירה את אלפא ובטא</w:t>
      </w:r>
    </w:p>
    <w:p w14:paraId="5587F4CC" w14:textId="293BB117" w:rsidR="006F1375" w:rsidRDefault="006F1375" w:rsidP="006F1375">
      <w:pPr>
        <w:pStyle w:val="ListParagraph"/>
        <w:numPr>
          <w:ilvl w:val="0"/>
          <w:numId w:val="22"/>
        </w:numPr>
      </w:pPr>
      <w:proofErr w:type="spellStart"/>
      <w:r w:rsidRPr="00D96182">
        <w:t>max_value</w:t>
      </w:r>
      <w:proofErr w:type="spellEnd"/>
      <w:r w:rsidRPr="00D96182">
        <w:t xml:space="preserve">(self, </w:t>
      </w:r>
      <w:proofErr w:type="spellStart"/>
      <w:r w:rsidRPr="00D96182">
        <w:t>state:State</w:t>
      </w:r>
      <w:proofErr w:type="spellEnd"/>
      <w:r w:rsidRPr="00D96182">
        <w:t>, depth</w:t>
      </w:r>
      <w:r>
        <w:t>, alpha, beta</w:t>
      </w:r>
      <w:r w:rsidRPr="00D96182">
        <w:t>)</w:t>
      </w:r>
      <w:r>
        <w:rPr>
          <w:rFonts w:hint="cs"/>
          <w:rtl/>
        </w:rPr>
        <w:t xml:space="preserve"> </w:t>
      </w:r>
      <w:r>
        <w:rPr>
          <w:rtl/>
        </w:rPr>
        <w:t>–</w:t>
      </w:r>
      <w:r>
        <w:rPr>
          <w:rFonts w:hint="cs"/>
          <w:rtl/>
        </w:rPr>
        <w:t xml:space="preserve"> מקבלת את העומק המקסימלי לבדוק ומוצאת את הפעולה עם הערך המקסימלי עבור המצב שקיבלה.</w:t>
      </w:r>
    </w:p>
    <w:p w14:paraId="5BC724ED" w14:textId="793EC962" w:rsidR="006F1375" w:rsidRDefault="006F1375" w:rsidP="006F1375">
      <w:pPr>
        <w:pStyle w:val="ListParagraph"/>
        <w:numPr>
          <w:ilvl w:val="0"/>
          <w:numId w:val="22"/>
        </w:numPr>
      </w:pPr>
      <w:proofErr w:type="spellStart"/>
      <w:r>
        <w:t>min</w:t>
      </w:r>
      <w:r w:rsidRPr="00D96182">
        <w:t>_value</w:t>
      </w:r>
      <w:proofErr w:type="spellEnd"/>
      <w:r w:rsidRPr="00D96182">
        <w:t xml:space="preserve">(self, </w:t>
      </w:r>
      <w:proofErr w:type="spellStart"/>
      <w:r w:rsidRPr="00D96182">
        <w:t>state:State</w:t>
      </w:r>
      <w:proofErr w:type="spellEnd"/>
      <w:r w:rsidRPr="00D96182">
        <w:t>, depth</w:t>
      </w:r>
      <w:r>
        <w:t>, alpha, beta</w:t>
      </w:r>
      <w:r w:rsidRPr="00D96182">
        <w:t>)</w:t>
      </w:r>
      <w:r>
        <w:rPr>
          <w:rFonts w:hint="cs"/>
          <w:rtl/>
        </w:rPr>
        <w:t xml:space="preserve"> </w:t>
      </w:r>
      <w:r>
        <w:rPr>
          <w:rtl/>
        </w:rPr>
        <w:t>–</w:t>
      </w:r>
      <w:r>
        <w:rPr>
          <w:rFonts w:hint="cs"/>
          <w:rtl/>
        </w:rPr>
        <w:t xml:space="preserve"> מקבלת את העומק המקסימלי לבדוק ומוצאת את הפעולה עם הערך המינימלי עבור המצב שקיבלה.</w:t>
      </w:r>
    </w:p>
    <w:p w14:paraId="51B5E641" w14:textId="77777777" w:rsidR="00DB1B41" w:rsidRPr="00F53613" w:rsidRDefault="00DB1B41" w:rsidP="00F2450E">
      <w:pPr>
        <w:rPr>
          <w:rFonts w:ascii="David" w:hAnsi="David"/>
          <w:rtl/>
        </w:rPr>
      </w:pPr>
    </w:p>
    <w:p w14:paraId="11C1F8ED" w14:textId="597752F2" w:rsidR="00DB1B41" w:rsidRDefault="00DB1B41" w:rsidP="00C13CD9">
      <w:pPr>
        <w:pStyle w:val="Heading3"/>
        <w:rPr>
          <w:rFonts w:ascii="David" w:hAnsi="David"/>
          <w:rtl/>
        </w:rPr>
      </w:pPr>
      <w:bookmarkStart w:id="26" w:name="_Toc168314929"/>
      <w:r w:rsidRPr="00F53613">
        <w:rPr>
          <w:rFonts w:ascii="David" w:hAnsi="David"/>
          <w:rtl/>
        </w:rPr>
        <w:t>מסקנות למימוש האלגוריתם</w:t>
      </w:r>
      <w:bookmarkEnd w:id="26"/>
    </w:p>
    <w:p w14:paraId="5A1D269D" w14:textId="08238A9C" w:rsidR="006F1375" w:rsidRDefault="006F1375" w:rsidP="006F1375">
      <w:pPr>
        <w:pStyle w:val="ListParagraph"/>
        <w:numPr>
          <w:ilvl w:val="0"/>
          <w:numId w:val="25"/>
        </w:numPr>
      </w:pPr>
      <w:r>
        <w:rPr>
          <w:rFonts w:hint="cs"/>
          <w:rtl/>
        </w:rPr>
        <w:t xml:space="preserve">האלגוריתם גם יעיל ביותר עבור </w:t>
      </w:r>
      <w:r>
        <w:t>depth = 2</w:t>
      </w:r>
      <w:r>
        <w:rPr>
          <w:rFonts w:hint="cs"/>
          <w:rtl/>
        </w:rPr>
        <w:t>, אך אפשר גם להשתמש ב3 ללא בעיה משום שהאלגוריתם יותר יעיל מ</w:t>
      </w:r>
      <w:proofErr w:type="spellStart"/>
      <w:r>
        <w:t>minMax</w:t>
      </w:r>
      <w:proofErr w:type="spellEnd"/>
      <w:r>
        <w:rPr>
          <w:rFonts w:hint="cs"/>
          <w:rtl/>
        </w:rPr>
        <w:t xml:space="preserve"> בעזרת הגי</w:t>
      </w:r>
      <w:r w:rsidR="003E7FB9">
        <w:rPr>
          <w:rFonts w:hint="cs"/>
          <w:rtl/>
        </w:rPr>
        <w:t>ז</w:t>
      </w:r>
      <w:r>
        <w:rPr>
          <w:rFonts w:hint="cs"/>
          <w:rtl/>
        </w:rPr>
        <w:t>ום.</w:t>
      </w:r>
    </w:p>
    <w:p w14:paraId="68D3195E" w14:textId="77777777" w:rsidR="006E1284" w:rsidRPr="006E1284" w:rsidRDefault="006F1375" w:rsidP="006E1284">
      <w:pPr>
        <w:pStyle w:val="ListParagraph"/>
        <w:numPr>
          <w:ilvl w:val="0"/>
          <w:numId w:val="25"/>
        </w:numPr>
        <w:rPr>
          <w:rFonts w:ascii="David" w:hAnsi="David"/>
        </w:rPr>
      </w:pPr>
      <w:r>
        <w:rPr>
          <w:rFonts w:hint="cs"/>
          <w:rtl/>
        </w:rPr>
        <w:t xml:space="preserve">לסוכן אותם אחוזי ניצחון מול סוכן רנדומלי (90%) </w:t>
      </w:r>
      <w:r>
        <w:rPr>
          <w:rtl/>
        </w:rPr>
        <w:t>–</w:t>
      </w:r>
      <w:r>
        <w:rPr>
          <w:rFonts w:hint="cs"/>
          <w:rtl/>
        </w:rPr>
        <w:t xml:space="preserve"> הרי מעשית האלגוריתם זהה ל</w:t>
      </w:r>
      <w:proofErr w:type="spellStart"/>
      <w:r>
        <w:t>minMax</w:t>
      </w:r>
      <w:proofErr w:type="spellEnd"/>
      <w:r>
        <w:rPr>
          <w:rFonts w:hint="cs"/>
          <w:rtl/>
        </w:rPr>
        <w:t>, האלגוריתם פשוט יותר יעיל.</w:t>
      </w:r>
    </w:p>
    <w:p w14:paraId="693B3804" w14:textId="2462ECC6" w:rsidR="006E1284" w:rsidRDefault="006E1284" w:rsidP="006E1284">
      <w:pPr>
        <w:rPr>
          <w:b/>
          <w:bCs/>
        </w:rPr>
      </w:pPr>
      <w:r w:rsidRPr="006E1284">
        <w:rPr>
          <w:rFonts w:hint="cs"/>
          <w:b/>
          <w:bCs/>
          <w:rtl/>
        </w:rPr>
        <w:t xml:space="preserve">נספח נמצא בסוף תיק הפרויקט תחת "מחלקת </w:t>
      </w:r>
      <w:proofErr w:type="spellStart"/>
      <w:r>
        <w:rPr>
          <w:b/>
          <w:bCs/>
        </w:rPr>
        <w:t>AlphaBeta</w:t>
      </w:r>
      <w:r w:rsidRPr="006E1284">
        <w:rPr>
          <w:b/>
          <w:bCs/>
        </w:rPr>
        <w:t>_Agent</w:t>
      </w:r>
      <w:proofErr w:type="spellEnd"/>
      <w:r w:rsidRPr="006E1284">
        <w:rPr>
          <w:rFonts w:hint="cs"/>
          <w:b/>
          <w:bCs/>
          <w:rtl/>
        </w:rPr>
        <w:t>"</w:t>
      </w:r>
    </w:p>
    <w:p w14:paraId="54E025FF" w14:textId="77777777" w:rsidR="006E1284" w:rsidRDefault="006E1284" w:rsidP="006E1284">
      <w:pPr>
        <w:rPr>
          <w:b/>
          <w:bCs/>
        </w:rPr>
      </w:pPr>
    </w:p>
    <w:p w14:paraId="30E3D339" w14:textId="77777777" w:rsidR="006E1284" w:rsidRDefault="006E1284" w:rsidP="006E1284">
      <w:pPr>
        <w:rPr>
          <w:b/>
          <w:bCs/>
        </w:rPr>
      </w:pPr>
    </w:p>
    <w:p w14:paraId="4F3CA59A" w14:textId="77777777" w:rsidR="006E1284" w:rsidRDefault="006E1284" w:rsidP="006E1284">
      <w:pPr>
        <w:rPr>
          <w:b/>
          <w:bCs/>
        </w:rPr>
      </w:pPr>
    </w:p>
    <w:p w14:paraId="6AE18986" w14:textId="77777777" w:rsidR="006E1284" w:rsidRDefault="006E1284" w:rsidP="006E1284">
      <w:pPr>
        <w:rPr>
          <w:b/>
          <w:bCs/>
        </w:rPr>
      </w:pPr>
    </w:p>
    <w:p w14:paraId="0077196A" w14:textId="77777777" w:rsidR="00DE52A8" w:rsidRDefault="00DE52A8" w:rsidP="006E1284">
      <w:pPr>
        <w:rPr>
          <w:b/>
          <w:bCs/>
        </w:rPr>
      </w:pPr>
    </w:p>
    <w:p w14:paraId="5000A11D" w14:textId="77777777" w:rsidR="00DE52A8" w:rsidRDefault="00DE52A8" w:rsidP="006E1284">
      <w:pPr>
        <w:rPr>
          <w:b/>
          <w:bCs/>
        </w:rPr>
      </w:pPr>
    </w:p>
    <w:p w14:paraId="4E3AD5E1" w14:textId="77777777" w:rsidR="00DE52A8" w:rsidRDefault="00DE52A8" w:rsidP="006E1284">
      <w:pPr>
        <w:rPr>
          <w:b/>
          <w:bCs/>
        </w:rPr>
      </w:pPr>
    </w:p>
    <w:p w14:paraId="426A60BA" w14:textId="77777777" w:rsidR="00DE52A8" w:rsidRDefault="00DE52A8" w:rsidP="006E1284">
      <w:pPr>
        <w:rPr>
          <w:b/>
          <w:bCs/>
        </w:rPr>
      </w:pPr>
    </w:p>
    <w:p w14:paraId="73925C2D" w14:textId="77777777" w:rsidR="006E1284" w:rsidRPr="006E1284" w:rsidRDefault="006E1284" w:rsidP="006E1284">
      <w:pPr>
        <w:rPr>
          <w:rFonts w:ascii="David" w:hAnsi="David"/>
        </w:rPr>
      </w:pPr>
    </w:p>
    <w:p w14:paraId="354FB6CD" w14:textId="71E077A7" w:rsidR="00382806" w:rsidRPr="00F53613" w:rsidRDefault="00B07FC0" w:rsidP="00B07FC0">
      <w:pPr>
        <w:pStyle w:val="Heading1"/>
        <w:rPr>
          <w:rFonts w:ascii="David" w:hAnsi="David"/>
        </w:rPr>
      </w:pPr>
      <w:bookmarkStart w:id="27" w:name="_Toc168314930"/>
      <w:r w:rsidRPr="00F53613">
        <w:rPr>
          <w:rFonts w:ascii="David" w:hAnsi="David"/>
          <w:rtl/>
        </w:rPr>
        <w:lastRenderedPageBreak/>
        <w:t xml:space="preserve">סוכן </w:t>
      </w:r>
      <w:r w:rsidRPr="00F53613">
        <w:rPr>
          <w:rFonts w:ascii="David" w:hAnsi="David"/>
        </w:rPr>
        <w:t>Reinforcement - DQN</w:t>
      </w:r>
      <w:bookmarkEnd w:id="27"/>
    </w:p>
    <w:p w14:paraId="1C76AF4E" w14:textId="77777777" w:rsidR="00B07FC0" w:rsidRPr="00F53613" w:rsidRDefault="00B07FC0" w:rsidP="00B07FC0">
      <w:pPr>
        <w:rPr>
          <w:rFonts w:ascii="David" w:hAnsi="David"/>
          <w:rtl/>
        </w:rPr>
      </w:pPr>
    </w:p>
    <w:p w14:paraId="1034EFDD" w14:textId="0975E94E" w:rsidR="00807EF3" w:rsidRPr="00F53613" w:rsidRDefault="00807EF3" w:rsidP="00807EF3">
      <w:pPr>
        <w:pStyle w:val="Heading2"/>
        <w:rPr>
          <w:rFonts w:ascii="David" w:hAnsi="David"/>
          <w:rtl/>
        </w:rPr>
      </w:pPr>
      <w:bookmarkStart w:id="28" w:name="_Toc168314931"/>
      <w:r w:rsidRPr="00F53613">
        <w:rPr>
          <w:rFonts w:ascii="David" w:hAnsi="David"/>
          <w:rtl/>
        </w:rPr>
        <w:t>למידת חיזוק</w:t>
      </w:r>
      <w:bookmarkEnd w:id="28"/>
    </w:p>
    <w:p w14:paraId="5977421E" w14:textId="4235378B" w:rsidR="002F12A8" w:rsidRDefault="002F12A8" w:rsidP="002F12A8">
      <w:pPr>
        <w:pStyle w:val="Heading3"/>
        <w:rPr>
          <w:rFonts w:ascii="David" w:hAnsi="David"/>
          <w:rtl/>
        </w:rPr>
      </w:pPr>
      <w:bookmarkStart w:id="29" w:name="_Toc168314932"/>
      <w:r w:rsidRPr="00F53613">
        <w:rPr>
          <w:rFonts w:ascii="David" w:hAnsi="David"/>
          <w:rtl/>
        </w:rPr>
        <w:t xml:space="preserve">מודל </w:t>
      </w:r>
      <w:r w:rsidRPr="00F53613">
        <w:rPr>
          <w:rFonts w:ascii="David" w:hAnsi="David"/>
        </w:rPr>
        <w:t>MDP</w:t>
      </w:r>
      <w:r w:rsidRPr="00F53613">
        <w:rPr>
          <w:rFonts w:ascii="David" w:hAnsi="David"/>
          <w:rtl/>
        </w:rPr>
        <w:t xml:space="preserve"> – כללי</w:t>
      </w:r>
      <w:bookmarkEnd w:id="29"/>
    </w:p>
    <w:p w14:paraId="6FC066B1" w14:textId="6133BE5D" w:rsidR="00C238EF" w:rsidRDefault="00C238EF" w:rsidP="00C238EF">
      <w:pPr>
        <w:pStyle w:val="1"/>
        <w:numPr>
          <w:ilvl w:val="0"/>
          <w:numId w:val="0"/>
        </w:numPr>
        <w:rPr>
          <w:rFonts w:ascii="David" w:hAnsi="David"/>
          <w:rtl/>
        </w:rPr>
      </w:pPr>
      <w:r>
        <w:rPr>
          <w:rFonts w:ascii="David" w:hAnsi="David" w:hint="cs"/>
          <w:rtl/>
        </w:rPr>
        <w:t xml:space="preserve">מודל </w:t>
      </w:r>
      <w:r>
        <w:rPr>
          <w:rFonts w:ascii="David" w:hAnsi="David"/>
        </w:rPr>
        <w:t>MDP – Markov Decision Process</w:t>
      </w:r>
      <w:r>
        <w:rPr>
          <w:rFonts w:ascii="David" w:hAnsi="David" w:hint="cs"/>
          <w:rtl/>
        </w:rPr>
        <w:t xml:space="preserve"> הוא מודל המבוסס על מודל סביבה-סוכן (כפי שתואר קודם לכן) אשר באמצעותו ניתן לתאר משחקים כשרשרת מצבים ופעולות (כמו מודל סביבה-סוכן) אך לכל פעולה יש תגמול (</w:t>
      </w:r>
      <w:r>
        <w:rPr>
          <w:rFonts w:ascii="David" w:hAnsi="David"/>
        </w:rPr>
        <w:t>reward</w:t>
      </w:r>
      <w:r>
        <w:rPr>
          <w:rFonts w:ascii="David" w:hAnsi="David" w:hint="cs"/>
          <w:rtl/>
        </w:rPr>
        <w:t xml:space="preserve">) שהוא בעצם ערך הפעולה שאותו </w:t>
      </w:r>
      <w:r w:rsidR="00DA59CF">
        <w:rPr>
          <w:rFonts w:ascii="David" w:hAnsi="David" w:hint="cs"/>
          <w:rtl/>
        </w:rPr>
        <w:t xml:space="preserve">מגדירים בד"כ במצבים סופיים (1 לניצחון, </w:t>
      </w:r>
      <w:r w:rsidR="00DA59CF">
        <w:rPr>
          <w:rFonts w:ascii="David" w:hAnsi="David"/>
        </w:rPr>
        <w:t>-1</w:t>
      </w:r>
      <w:r w:rsidR="00DA59CF">
        <w:rPr>
          <w:rFonts w:ascii="David" w:hAnsi="David" w:hint="cs"/>
          <w:rtl/>
        </w:rPr>
        <w:t xml:space="preserve"> להפסד ו-0 לתיקו). ערך מצב (לאו דווקא סופי) מחושב ע"י משוואות בלמן. </w:t>
      </w:r>
      <w:r>
        <w:rPr>
          <w:rFonts w:ascii="David" w:hAnsi="David" w:hint="cs"/>
          <w:rtl/>
        </w:rPr>
        <w:t>מודל זה משומש הרבה בלמידת חיזוק.</w:t>
      </w:r>
    </w:p>
    <w:p w14:paraId="4330866B" w14:textId="77777777" w:rsidR="00C238EF" w:rsidRDefault="00C238EF" w:rsidP="00C238EF">
      <w:pPr>
        <w:pStyle w:val="1"/>
        <w:numPr>
          <w:ilvl w:val="0"/>
          <w:numId w:val="0"/>
        </w:numPr>
        <w:rPr>
          <w:rFonts w:ascii="David" w:hAnsi="David"/>
          <w:rtl/>
        </w:rPr>
      </w:pPr>
      <w:r w:rsidRPr="00D33186">
        <w:rPr>
          <w:rFonts w:ascii="David" w:hAnsi="David" w:hint="cs"/>
          <w:b/>
          <w:bCs/>
          <w:rtl/>
        </w:rPr>
        <w:t>רכיבי המודל</w:t>
      </w:r>
      <w:r>
        <w:rPr>
          <w:rFonts w:ascii="David" w:hAnsi="David" w:hint="cs"/>
          <w:b/>
          <w:bCs/>
          <w:rtl/>
        </w:rPr>
        <w:t>:</w:t>
      </w:r>
    </w:p>
    <w:p w14:paraId="37A182ED" w14:textId="77777777" w:rsidR="00C238EF" w:rsidRDefault="00C238EF" w:rsidP="00C238EF">
      <w:pPr>
        <w:pStyle w:val="1"/>
        <w:numPr>
          <w:ilvl w:val="0"/>
          <w:numId w:val="20"/>
        </w:numPr>
        <w:rPr>
          <w:rFonts w:ascii="David" w:hAnsi="David"/>
        </w:rPr>
      </w:pPr>
      <w:r w:rsidRPr="00D33186">
        <w:rPr>
          <w:rFonts w:ascii="David" w:hAnsi="David"/>
          <w:rtl/>
        </w:rPr>
        <w:t>סביבה</w:t>
      </w:r>
      <w:r w:rsidRPr="00D33186">
        <w:rPr>
          <w:rFonts w:ascii="David" w:hAnsi="David"/>
        </w:rPr>
        <w:t xml:space="preserve"> – </w:t>
      </w:r>
      <w:r>
        <w:rPr>
          <w:rFonts w:ascii="David" w:hAnsi="David"/>
        </w:rPr>
        <w:t>(Environment)</w:t>
      </w:r>
      <w:r w:rsidRPr="00D33186">
        <w:rPr>
          <w:rFonts w:ascii="David" w:hAnsi="David"/>
        </w:rPr>
        <w:t xml:space="preserve">  </w:t>
      </w:r>
      <w:r w:rsidRPr="00D33186">
        <w:rPr>
          <w:rFonts w:ascii="David" w:hAnsi="David"/>
          <w:rtl/>
        </w:rPr>
        <w:t>מתאר את העולם בו אנו נמצאים</w:t>
      </w:r>
      <w:r>
        <w:rPr>
          <w:rFonts w:ascii="David" w:hAnsi="David" w:hint="cs"/>
          <w:rtl/>
        </w:rPr>
        <w:t xml:space="preserve"> - </w:t>
      </w:r>
      <w:r w:rsidRPr="00D33186">
        <w:rPr>
          <w:rFonts w:ascii="David" w:hAnsi="David"/>
          <w:rtl/>
        </w:rPr>
        <w:t xml:space="preserve">חוקי העולם / חוקי </w:t>
      </w:r>
      <w:r>
        <w:rPr>
          <w:rFonts w:ascii="David" w:hAnsi="David" w:hint="cs"/>
          <w:rtl/>
        </w:rPr>
        <w:t>ה</w:t>
      </w:r>
      <w:r w:rsidRPr="00D33186">
        <w:rPr>
          <w:rFonts w:ascii="David" w:hAnsi="David"/>
          <w:rtl/>
        </w:rPr>
        <w:t>משחק</w:t>
      </w:r>
    </w:p>
    <w:p w14:paraId="4A287F96" w14:textId="77777777" w:rsidR="00C238EF" w:rsidRDefault="00C238EF" w:rsidP="00C238EF">
      <w:pPr>
        <w:pStyle w:val="1"/>
        <w:numPr>
          <w:ilvl w:val="0"/>
          <w:numId w:val="20"/>
        </w:numPr>
        <w:rPr>
          <w:rFonts w:ascii="David" w:hAnsi="David"/>
        </w:rPr>
      </w:pPr>
      <w:r w:rsidRPr="00D33186">
        <w:rPr>
          <w:rFonts w:ascii="David" w:hAnsi="David"/>
          <w:rtl/>
        </w:rPr>
        <w:t>סוכן</w:t>
      </w:r>
      <w:r w:rsidRPr="00D33186">
        <w:rPr>
          <w:rFonts w:ascii="David" w:hAnsi="David"/>
        </w:rPr>
        <w:t xml:space="preserve"> – </w:t>
      </w:r>
      <w:r>
        <w:rPr>
          <w:rFonts w:ascii="David" w:hAnsi="David"/>
        </w:rPr>
        <w:t>(</w:t>
      </w:r>
      <w:r w:rsidRPr="00D33186">
        <w:rPr>
          <w:rFonts w:ascii="David" w:hAnsi="David"/>
        </w:rPr>
        <w:t>Agent</w:t>
      </w:r>
      <w:r>
        <w:rPr>
          <w:rFonts w:ascii="David" w:hAnsi="David"/>
        </w:rPr>
        <w:t>)</w:t>
      </w:r>
      <w:r w:rsidRPr="00D33186">
        <w:rPr>
          <w:rFonts w:ascii="David" w:hAnsi="David"/>
        </w:rPr>
        <w:t xml:space="preserve">  </w:t>
      </w:r>
      <w:r w:rsidRPr="00D33186">
        <w:rPr>
          <w:rFonts w:ascii="David" w:hAnsi="David"/>
          <w:rtl/>
        </w:rPr>
        <w:t>הרובוט אותו אנחנו מתכנתים</w:t>
      </w:r>
      <w:r w:rsidRPr="00D33186">
        <w:rPr>
          <w:rFonts w:ascii="David" w:hAnsi="David"/>
        </w:rPr>
        <w:t xml:space="preserve">. </w:t>
      </w:r>
      <w:r w:rsidRPr="00D33186">
        <w:rPr>
          <w:rFonts w:ascii="David" w:hAnsi="David"/>
          <w:rtl/>
        </w:rPr>
        <w:t>תוכנת המחשב הפועלת בעולם זה</w:t>
      </w:r>
      <w:r w:rsidRPr="00D33186">
        <w:rPr>
          <w:rFonts w:ascii="David" w:hAnsi="David"/>
        </w:rPr>
        <w:t xml:space="preserve">. </w:t>
      </w:r>
      <w:r w:rsidRPr="00D33186">
        <w:rPr>
          <w:rFonts w:ascii="David" w:hAnsi="David"/>
          <w:rtl/>
        </w:rPr>
        <w:t>הסוכן קולט את הסביבה</w:t>
      </w:r>
      <w:r w:rsidRPr="00D33186">
        <w:rPr>
          <w:rFonts w:ascii="David" w:hAnsi="David"/>
        </w:rPr>
        <w:t xml:space="preserve"> </w:t>
      </w:r>
      <w:r>
        <w:rPr>
          <w:rFonts w:ascii="David" w:hAnsi="David" w:hint="cs"/>
          <w:rtl/>
        </w:rPr>
        <w:t>ו</w:t>
      </w:r>
      <w:r w:rsidRPr="00D33186">
        <w:rPr>
          <w:rFonts w:ascii="David" w:hAnsi="David"/>
          <w:rtl/>
        </w:rPr>
        <w:t>מבצע פעולות המשנות את הסביבה</w:t>
      </w:r>
      <w:r w:rsidRPr="00D33186">
        <w:rPr>
          <w:rFonts w:ascii="David" w:hAnsi="David"/>
        </w:rPr>
        <w:t>.</w:t>
      </w:r>
    </w:p>
    <w:p w14:paraId="0EB36DE5" w14:textId="77777777" w:rsidR="00C238EF" w:rsidRDefault="00C238EF" w:rsidP="00C238EF">
      <w:pPr>
        <w:pStyle w:val="1"/>
        <w:numPr>
          <w:ilvl w:val="0"/>
          <w:numId w:val="20"/>
        </w:numPr>
        <w:rPr>
          <w:rFonts w:ascii="David" w:hAnsi="David"/>
        </w:rPr>
      </w:pPr>
      <w:r w:rsidRPr="00D33186">
        <w:rPr>
          <w:rFonts w:ascii="David" w:hAnsi="David"/>
          <w:rtl/>
        </w:rPr>
        <w:t>מצב</w:t>
      </w:r>
      <w:r w:rsidRPr="00D33186">
        <w:rPr>
          <w:rFonts w:ascii="David" w:hAnsi="David"/>
        </w:rPr>
        <w:t xml:space="preserve"> – </w:t>
      </w:r>
      <w:r>
        <w:rPr>
          <w:rFonts w:ascii="David" w:hAnsi="David"/>
        </w:rPr>
        <w:t>(S</w:t>
      </w:r>
      <w:r w:rsidRPr="00D33186">
        <w:rPr>
          <w:rFonts w:ascii="David" w:hAnsi="David"/>
        </w:rPr>
        <w:t>tate</w:t>
      </w:r>
      <w:r>
        <w:rPr>
          <w:rFonts w:ascii="David" w:hAnsi="David"/>
        </w:rPr>
        <w:t>)</w:t>
      </w:r>
      <w:r w:rsidRPr="00D33186">
        <w:rPr>
          <w:rFonts w:ascii="David" w:hAnsi="David"/>
        </w:rPr>
        <w:t xml:space="preserve">  </w:t>
      </w:r>
      <w:r w:rsidRPr="00D33186">
        <w:rPr>
          <w:rFonts w:ascii="David" w:hAnsi="David"/>
          <w:rtl/>
        </w:rPr>
        <w:t>תיאור של מצב רגעי של העולם</w:t>
      </w:r>
      <w:r w:rsidRPr="00D33186">
        <w:rPr>
          <w:rFonts w:ascii="David" w:hAnsi="David"/>
        </w:rPr>
        <w:t xml:space="preserve">. </w:t>
      </w:r>
      <w:r w:rsidRPr="00D33186">
        <w:rPr>
          <w:rFonts w:ascii="David" w:hAnsi="David"/>
          <w:rtl/>
        </w:rPr>
        <w:t>המצב מתאר "הקפאה" של הסביבה</w:t>
      </w:r>
      <w:r w:rsidRPr="00D33186">
        <w:rPr>
          <w:rFonts w:ascii="David" w:hAnsi="David"/>
        </w:rPr>
        <w:t>.</w:t>
      </w:r>
    </w:p>
    <w:p w14:paraId="148B99D9" w14:textId="77777777" w:rsidR="00C238EF" w:rsidRDefault="00C238EF" w:rsidP="00C238EF">
      <w:pPr>
        <w:pStyle w:val="1"/>
        <w:numPr>
          <w:ilvl w:val="0"/>
          <w:numId w:val="20"/>
        </w:numPr>
        <w:rPr>
          <w:rFonts w:ascii="David" w:hAnsi="David"/>
        </w:rPr>
      </w:pPr>
      <w:r w:rsidRPr="00D33186">
        <w:rPr>
          <w:rFonts w:ascii="David" w:hAnsi="David"/>
          <w:rtl/>
        </w:rPr>
        <w:t>פעולה</w:t>
      </w:r>
      <w:r w:rsidRPr="00D33186">
        <w:rPr>
          <w:rFonts w:ascii="David" w:hAnsi="David"/>
        </w:rPr>
        <w:t xml:space="preserve"> – </w:t>
      </w:r>
      <w:r>
        <w:rPr>
          <w:rFonts w:ascii="David" w:hAnsi="David"/>
        </w:rPr>
        <w:t>(A</w:t>
      </w:r>
      <w:r w:rsidRPr="00D33186">
        <w:rPr>
          <w:rFonts w:ascii="David" w:hAnsi="David"/>
        </w:rPr>
        <w:t>ction</w:t>
      </w:r>
      <w:r>
        <w:rPr>
          <w:rFonts w:ascii="David" w:hAnsi="David"/>
        </w:rPr>
        <w:t>)</w:t>
      </w:r>
      <w:r w:rsidRPr="00D33186">
        <w:rPr>
          <w:rFonts w:ascii="David" w:hAnsi="David"/>
        </w:rPr>
        <w:t xml:space="preserve">  </w:t>
      </w:r>
      <w:r w:rsidRPr="00D33186">
        <w:rPr>
          <w:rFonts w:ascii="David" w:hAnsi="David"/>
          <w:rtl/>
        </w:rPr>
        <w:t>פעולות אותן מבצע הסוכן המשנות את הסביבה</w:t>
      </w:r>
      <w:r>
        <w:rPr>
          <w:rFonts w:ascii="David" w:hAnsi="David" w:hint="cs"/>
          <w:rtl/>
        </w:rPr>
        <w:t xml:space="preserve">, </w:t>
      </w:r>
      <w:r w:rsidRPr="00D33186">
        <w:rPr>
          <w:rFonts w:ascii="David" w:hAnsi="David"/>
          <w:rtl/>
        </w:rPr>
        <w:t xml:space="preserve">צעדי </w:t>
      </w:r>
      <w:r>
        <w:rPr>
          <w:rFonts w:ascii="David" w:hAnsi="David" w:hint="cs"/>
          <w:rtl/>
        </w:rPr>
        <w:t>ה</w:t>
      </w:r>
      <w:r w:rsidRPr="00D33186">
        <w:rPr>
          <w:rFonts w:ascii="David" w:hAnsi="David"/>
          <w:rtl/>
        </w:rPr>
        <w:t>משחק</w:t>
      </w:r>
      <w:r>
        <w:rPr>
          <w:rFonts w:ascii="David" w:hAnsi="David" w:hint="cs"/>
          <w:rtl/>
        </w:rPr>
        <w:t>.</w:t>
      </w:r>
    </w:p>
    <w:p w14:paraId="4A99E163" w14:textId="77777777" w:rsidR="00C238EF" w:rsidRPr="00D33186" w:rsidRDefault="00C238EF" w:rsidP="00C238EF">
      <w:pPr>
        <w:pStyle w:val="1"/>
        <w:numPr>
          <w:ilvl w:val="0"/>
          <w:numId w:val="20"/>
        </w:numPr>
        <w:rPr>
          <w:rFonts w:ascii="David" w:hAnsi="David"/>
        </w:rPr>
      </w:pPr>
      <w:r>
        <w:rPr>
          <w:rFonts w:ascii="David" w:hAnsi="David" w:hint="cs"/>
          <w:rtl/>
        </w:rPr>
        <w:t xml:space="preserve">תגמול </w:t>
      </w:r>
      <w:r>
        <w:rPr>
          <w:rFonts w:ascii="David" w:hAnsi="David"/>
        </w:rPr>
        <w:t>(Reward)</w:t>
      </w:r>
      <w:r w:rsidRPr="00D33186">
        <w:rPr>
          <w:rFonts w:ascii="David" w:hAnsi="David"/>
          <w:rtl/>
        </w:rPr>
        <w:t xml:space="preserve"> </w:t>
      </w:r>
      <w:r w:rsidRPr="00D33186">
        <w:rPr>
          <w:rFonts w:ascii="David" w:hAnsi="David"/>
        </w:rPr>
        <w:t>–</w:t>
      </w:r>
      <w:r>
        <w:rPr>
          <w:rFonts w:ascii="David" w:hAnsi="David" w:hint="cs"/>
          <w:rtl/>
        </w:rPr>
        <w:t xml:space="preserve"> </w:t>
      </w:r>
      <w:r w:rsidRPr="001B2303">
        <w:rPr>
          <w:rFonts w:ascii="David" w:hAnsi="David"/>
          <w:rtl/>
        </w:rPr>
        <w:t>תגמול מספרי שהסוכן מקבל בעת ביצוע פעולה</w:t>
      </w:r>
      <w:r w:rsidRPr="001B2303">
        <w:rPr>
          <w:rFonts w:ascii="David" w:hAnsi="David"/>
        </w:rPr>
        <w:t xml:space="preserve">. </w:t>
      </w:r>
      <w:r w:rsidRPr="001B2303">
        <w:rPr>
          <w:rFonts w:ascii="David" w:hAnsi="David"/>
          <w:rtl/>
        </w:rPr>
        <w:t>התגמול יכול להיות חיובי או שלילי או אפס</w:t>
      </w:r>
      <w:r w:rsidRPr="001B2303">
        <w:rPr>
          <w:rFonts w:ascii="David" w:hAnsi="David"/>
        </w:rPr>
        <w:t>.</w:t>
      </w:r>
    </w:p>
    <w:p w14:paraId="0C687EB7" w14:textId="7E01F80E" w:rsidR="00C238EF" w:rsidRPr="001B2303" w:rsidRDefault="00C238EF" w:rsidP="00C238EF">
      <w:pPr>
        <w:pStyle w:val="1"/>
        <w:numPr>
          <w:ilvl w:val="0"/>
          <w:numId w:val="0"/>
        </w:numPr>
        <w:ind w:left="567" w:hanging="567"/>
        <w:rPr>
          <w:rFonts w:ascii="David" w:hAnsi="David"/>
          <w:rtl/>
        </w:rPr>
      </w:pPr>
      <w:r>
        <w:rPr>
          <w:rFonts w:ascii="David" w:hAnsi="David" w:hint="cs"/>
          <w:b/>
          <w:bCs/>
          <w:rtl/>
        </w:rPr>
        <w:t>מטרת המודל:</w:t>
      </w:r>
      <w:r>
        <w:rPr>
          <w:rFonts w:ascii="David" w:hAnsi="David" w:hint="cs"/>
          <w:rtl/>
        </w:rPr>
        <w:t xml:space="preserve"> לאפשר כימוס של מחלקות המשחק ולאפשר לכל סוכן "להשתפר" </w:t>
      </w:r>
      <w:r>
        <w:rPr>
          <w:rFonts w:ascii="David" w:hAnsi="David"/>
          <w:rtl/>
        </w:rPr>
        <w:t>–</w:t>
      </w:r>
      <w:r>
        <w:rPr>
          <w:rFonts w:ascii="David" w:hAnsi="David" w:hint="cs"/>
          <w:rtl/>
        </w:rPr>
        <w:t xml:space="preserve"> כלומר למקסם את התגמול הכולל עבורו (תגמול כולל </w:t>
      </w:r>
      <w:r>
        <w:rPr>
          <w:rFonts w:ascii="David" w:hAnsi="David"/>
          <w:rtl/>
        </w:rPr>
        <w:t>–</w:t>
      </w:r>
      <w:r>
        <w:rPr>
          <w:rFonts w:ascii="David" w:hAnsi="David" w:hint="cs"/>
          <w:rtl/>
        </w:rPr>
        <w:t xml:space="preserve"> סך כל התגמולים על כל הפעולות במשחק עד לסוף המשחק (תיקו, הפסד או ניצחון)) ולמצוא את המדיניות (</w:t>
      </w:r>
      <w:r>
        <w:rPr>
          <w:rFonts w:ascii="David" w:hAnsi="David"/>
        </w:rPr>
        <w:t>Policy</w:t>
      </w:r>
      <w:r>
        <w:rPr>
          <w:rFonts w:ascii="David" w:hAnsi="David" w:hint="cs"/>
          <w:rtl/>
        </w:rPr>
        <w:t>) הכי טובה.</w:t>
      </w:r>
    </w:p>
    <w:p w14:paraId="03F882D9" w14:textId="77777777" w:rsidR="00C238EF" w:rsidRPr="00C238EF" w:rsidRDefault="00C238EF" w:rsidP="00C238EF"/>
    <w:p w14:paraId="1583DCF3" w14:textId="1C28330F" w:rsidR="00C238EF" w:rsidRDefault="002F12A8" w:rsidP="00C238EF">
      <w:pPr>
        <w:pStyle w:val="Heading3"/>
        <w:rPr>
          <w:rFonts w:ascii="David" w:hAnsi="David"/>
        </w:rPr>
      </w:pPr>
      <w:bookmarkStart w:id="30" w:name="_Toc168314933"/>
      <w:r w:rsidRPr="00F53613">
        <w:rPr>
          <w:rFonts w:ascii="David" w:hAnsi="David"/>
          <w:rtl/>
        </w:rPr>
        <w:t>מהי למידת חיזוק ומשוואות בלמן</w:t>
      </w:r>
      <w:bookmarkEnd w:id="30"/>
    </w:p>
    <w:p w14:paraId="67A31A8F" w14:textId="656BD75A" w:rsidR="00D73B9A" w:rsidRDefault="00C238EF" w:rsidP="00D73B9A">
      <w:r w:rsidRPr="00C238EF">
        <w:rPr>
          <w:rtl/>
        </w:rPr>
        <w:t>למידת חיזוק</w:t>
      </w:r>
      <w:r>
        <w:rPr>
          <w:rFonts w:hint="cs"/>
          <w:rtl/>
        </w:rPr>
        <w:t xml:space="preserve"> (</w:t>
      </w:r>
      <w:r>
        <w:t>RL</w:t>
      </w:r>
      <w:r>
        <w:rPr>
          <w:rFonts w:hint="cs"/>
          <w:rtl/>
        </w:rPr>
        <w:t>)</w:t>
      </w:r>
      <w:r w:rsidRPr="00C238EF">
        <w:rPr>
          <w:rtl/>
        </w:rPr>
        <w:t xml:space="preserve"> היא סוג של למידת מכונה שבה סוכן לומד לקבל החלטות על ידי אינטראקציה עם סביבה כדי למקסם את התגמולים המצטברים.</w:t>
      </w:r>
      <w:r>
        <w:rPr>
          <w:rFonts w:hint="cs"/>
          <w:rtl/>
        </w:rPr>
        <w:t xml:space="preserve"> בעצם, מטרת הסוכן היא למצוא מדיניות (</w:t>
      </w:r>
      <w:r>
        <w:t>Policy</w:t>
      </w:r>
      <w:r>
        <w:rPr>
          <w:rFonts w:hint="cs"/>
          <w:rtl/>
        </w:rPr>
        <w:t>) אופטימלית, כאשר בכל צעד הסוכן בוחר את הצעד הכי טוב עבורו (בעל ה"תגמול" הכי גבוה). כיצד מחשבים את התגמול הזה עבור כל מצב? הרי לא אחרי כל פעולה מתקבל ניצחון או הפסד. חישוב זה מחושב ע"י משוואות בלמן, המתארות את התגמול עבור פעולה מסוימת כאשר היא לא בהכרח מובילה לסוף המשחק. התגמול מחושב ע"י המשוואה הבאה</w:t>
      </w:r>
      <w:r w:rsidR="00D73B9A">
        <w:rPr>
          <w:rFonts w:hint="cs"/>
          <w:rtl/>
        </w:rPr>
        <w:t xml:space="preserve"> (משוואת בלמן)</w:t>
      </w:r>
      <w:r>
        <w:rPr>
          <w:rFonts w:hint="cs"/>
          <w:rtl/>
        </w:rPr>
        <w:t>:</w:t>
      </w:r>
    </w:p>
    <w:p w14:paraId="7D4B7012" w14:textId="364E08CA" w:rsidR="00C238EF" w:rsidRPr="00D73B9A" w:rsidRDefault="0073260A" w:rsidP="00D73B9A">
      <m:oMathPara>
        <m:oMath>
          <m:sSub>
            <m:sSubPr>
              <m:ctrlPr>
                <w:rPr>
                  <w:rFonts w:ascii="Cambria Math" w:hAnsi="Cambria Math" w:cs="Cambria Math"/>
                </w:rPr>
              </m:ctrlPr>
            </m:sSubPr>
            <m:e>
              <m:r>
                <w:rPr>
                  <w:rFonts w:ascii="Cambria Math" w:hAnsi="Cambria Math" w:cs="Cambria Math"/>
                </w:rPr>
                <m:t>V</m:t>
              </m:r>
            </m:e>
            <m:sub>
              <m:r>
                <w:rPr>
                  <w:rFonts w:ascii="Cambria Math" w:hAnsi="Cambria Math" w:cs="Times New Roman"/>
                </w:rPr>
                <m:t>p</m:t>
              </m:r>
            </m:sub>
          </m:sSub>
          <m:r>
            <m:rPr>
              <m:sty m:val="p"/>
            </m:rPr>
            <w:rPr>
              <w:rFonts w:ascii="Cambria Math" w:hAnsi="Cambria Math"/>
            </w:rPr>
            <m:t xml:space="preserve">(s)= </m:t>
          </m:r>
          <m:r>
            <m:rPr>
              <m:sty m:val="p"/>
            </m:rPr>
            <w:rPr>
              <w:rFonts w:ascii="Cambria Math" w:hAnsi="Cambria Math" w:cs="Cambria Math"/>
            </w:rPr>
            <m:t>r</m:t>
          </m:r>
          <m:r>
            <m:rPr>
              <m:sty m:val="p"/>
            </m:rPr>
            <w:rPr>
              <w:rFonts w:ascii="Cambria Math" w:hAnsi="Cambria Math"/>
            </w:rPr>
            <m:t xml:space="preserve"> + </m:t>
          </m:r>
          <m:r>
            <m:rPr>
              <m:sty m:val="p"/>
            </m:rPr>
            <w:rPr>
              <w:rFonts w:ascii="Cambria Math" w:hAnsi="Cambria Math" w:cs="Cambria Math"/>
            </w:rPr>
            <m:t>γ</m:t>
          </m:r>
          <m:sSub>
            <m:sSubPr>
              <m:ctrlPr>
                <w:rPr>
                  <w:rFonts w:ascii="Cambria Math" w:hAnsi="Cambria Math" w:cs="Cambria Math"/>
                </w:rPr>
              </m:ctrlPr>
            </m:sSubPr>
            <m:e>
              <m:r>
                <w:rPr>
                  <w:rFonts w:ascii="Cambria Math" w:hAnsi="Cambria Math" w:cs="Cambria Math"/>
                </w:rPr>
                <m:t>V</m:t>
              </m:r>
            </m:e>
            <m:sub>
              <m:r>
                <w:rPr>
                  <w:rFonts w:ascii="Cambria Math" w:hAnsi="Cambria Math" w:cs="Cambria Math"/>
                </w:rPr>
                <m:t>p</m:t>
              </m:r>
            </m:sub>
          </m:sSub>
          <m:r>
            <m:rPr>
              <m:sty m:val="p"/>
            </m:rPr>
            <w:rPr>
              <w:rFonts w:ascii="Cambria Math" w:hAnsi="Cambria Math"/>
            </w:rPr>
            <m:t>(</m:t>
          </m:r>
          <m:r>
            <m:rPr>
              <m:sty m:val="p"/>
            </m:rPr>
            <w:rPr>
              <w:rFonts w:ascii="Cambria Math" w:hAnsi="Cambria Math" w:cs="Cambria Math"/>
            </w:rPr>
            <m:t>s</m:t>
          </m:r>
          <m:r>
            <m:rPr>
              <m:sty m:val="p"/>
            </m:rPr>
            <w:rPr>
              <w:rFonts w:ascii="Cambria Math" w:hAnsi="Cambria Math"/>
            </w:rPr>
            <m:t>')</m:t>
          </m:r>
        </m:oMath>
      </m:oMathPara>
    </w:p>
    <w:p w14:paraId="36A180DF" w14:textId="748586B9" w:rsidR="00D73B9A" w:rsidRDefault="007926BE" w:rsidP="00D73B9A">
      <w:pPr>
        <w:rPr>
          <w:rtl/>
        </w:rPr>
      </w:pPr>
      <w:r>
        <w:rPr>
          <w:rFonts w:hint="cs"/>
          <w:rtl/>
        </w:rPr>
        <w:lastRenderedPageBreak/>
        <w:t xml:space="preserve">כאמור, הערכה זו היא לא מדויקת לגמרי, אך בלמן הוכיח כי אם נלמד ונפעיל את הנוסחה הזאת מספיק פעמים הערכים יתכנסו לערכים אופטימליים. </w:t>
      </w:r>
      <w:proofErr w:type="spellStart"/>
      <w:r w:rsidR="00D73B9A">
        <w:rPr>
          <w:rFonts w:hint="cs"/>
          <w:rtl/>
        </w:rPr>
        <w:t>גאמא</w:t>
      </w:r>
      <w:proofErr w:type="spellEnd"/>
      <w:r w:rsidR="00D73B9A">
        <w:rPr>
          <w:rFonts w:hint="cs"/>
          <w:rtl/>
        </w:rPr>
        <w:t xml:space="preserve"> הוא מקדם של </w:t>
      </w:r>
      <w:r>
        <w:rPr>
          <w:rFonts w:hint="cs"/>
          <w:rtl/>
        </w:rPr>
        <w:t xml:space="preserve">הערך </w:t>
      </w:r>
      <w:r w:rsidR="00F21F51">
        <w:rPr>
          <w:rFonts w:hint="cs"/>
          <w:rtl/>
        </w:rPr>
        <w:t>העתידי</w:t>
      </w:r>
      <w:r w:rsidR="00D73B9A">
        <w:rPr>
          <w:rFonts w:hint="cs"/>
          <w:rtl/>
        </w:rPr>
        <w:t xml:space="preserve">, כלומר הערך של מצב מסוים שווה לתגמול של הפעולה ועוד </w:t>
      </w:r>
      <w:proofErr w:type="spellStart"/>
      <w:r w:rsidR="00D73B9A">
        <w:rPr>
          <w:rFonts w:hint="cs"/>
          <w:rtl/>
        </w:rPr>
        <w:t>גאמא</w:t>
      </w:r>
      <w:proofErr w:type="spellEnd"/>
      <w:r w:rsidR="00D73B9A">
        <w:rPr>
          <w:rFonts w:hint="cs"/>
          <w:rtl/>
        </w:rPr>
        <w:t xml:space="preserve"> כפול הערך של המצב הבא.</w:t>
      </w:r>
      <w:r w:rsidR="00F21F51">
        <w:rPr>
          <w:rFonts w:hint="cs"/>
          <w:rtl/>
        </w:rPr>
        <w:t xml:space="preserve"> משתמשים במקדם זה כדי להעריך מצבים טובים לעומת פחות טובים (למשל אם נגיע לניצחון תוך 5 צעדים זה יותר טוב מאשר אם נגיע אליו ב-20 צעדים).</w:t>
      </w:r>
      <w:r w:rsidR="00D73B9A">
        <w:rPr>
          <w:rFonts w:hint="cs"/>
          <w:rtl/>
        </w:rPr>
        <w:t xml:space="preserve"> </w:t>
      </w:r>
    </w:p>
    <w:p w14:paraId="0ED9D776" w14:textId="77777777" w:rsidR="00F8317D" w:rsidRPr="00C238EF" w:rsidRDefault="00F8317D" w:rsidP="00D73B9A">
      <w:pPr>
        <w:rPr>
          <w:rtl/>
        </w:rPr>
      </w:pPr>
    </w:p>
    <w:p w14:paraId="0CB730FF" w14:textId="288034D3" w:rsidR="00736F09" w:rsidRPr="00F53613" w:rsidRDefault="002F12A8" w:rsidP="002F12A8">
      <w:pPr>
        <w:pStyle w:val="Heading3"/>
        <w:rPr>
          <w:rFonts w:ascii="David" w:hAnsi="David"/>
        </w:rPr>
      </w:pPr>
      <w:bookmarkStart w:id="31" w:name="_Toc168314934"/>
      <w:r w:rsidRPr="00F53613">
        <w:rPr>
          <w:rFonts w:ascii="David" w:hAnsi="David"/>
          <w:rtl/>
        </w:rPr>
        <w:t xml:space="preserve">האלגוריתם </w:t>
      </w:r>
      <w:r w:rsidRPr="00F53613">
        <w:rPr>
          <w:rFonts w:ascii="David" w:hAnsi="David"/>
        </w:rPr>
        <w:t>Q-Learning</w:t>
      </w:r>
      <w:bookmarkEnd w:id="31"/>
    </w:p>
    <w:p w14:paraId="773DDE0E" w14:textId="54C43AC9" w:rsidR="00D73B9A" w:rsidRDefault="00D73B9A" w:rsidP="00C508AA">
      <w:pPr>
        <w:rPr>
          <w:rFonts w:ascii="David" w:hAnsi="David"/>
        </w:rPr>
      </w:pPr>
      <w:r w:rsidRPr="00D73B9A">
        <w:rPr>
          <w:rFonts w:ascii="David" w:hAnsi="David"/>
        </w:rPr>
        <w:t>Q-learning</w:t>
      </w:r>
      <w:r w:rsidRPr="00D73B9A">
        <w:rPr>
          <w:rFonts w:ascii="David" w:hAnsi="David"/>
          <w:rtl/>
        </w:rPr>
        <w:t xml:space="preserve"> הוא אלגוריתם למידת חיזוק </w:t>
      </w:r>
      <w:r>
        <w:rPr>
          <w:rFonts w:ascii="David" w:hAnsi="David" w:hint="cs"/>
          <w:rtl/>
        </w:rPr>
        <w:t>ללא מודל (</w:t>
      </w:r>
      <w:r>
        <w:rPr>
          <w:rFonts w:ascii="David" w:hAnsi="David"/>
        </w:rPr>
        <w:t>Model free</w:t>
      </w:r>
      <w:r>
        <w:rPr>
          <w:rFonts w:ascii="David" w:hAnsi="David" w:hint="cs"/>
          <w:rtl/>
        </w:rPr>
        <w:t>)</w:t>
      </w:r>
      <w:r w:rsidRPr="00D73B9A">
        <w:rPr>
          <w:rFonts w:ascii="David" w:hAnsi="David"/>
          <w:rtl/>
        </w:rPr>
        <w:t xml:space="preserve"> המשמש למציאת מדיניות בחירת פעולה אופטימלית עבור תהליך החלטה סופי של מרקוב (</w:t>
      </w:r>
      <w:r w:rsidRPr="00D73B9A">
        <w:rPr>
          <w:rFonts w:ascii="David" w:hAnsi="David"/>
        </w:rPr>
        <w:t>MDP</w:t>
      </w:r>
      <w:r w:rsidRPr="00D73B9A">
        <w:rPr>
          <w:rFonts w:ascii="David" w:hAnsi="David"/>
          <w:rtl/>
        </w:rPr>
        <w:t>) נתון.</w:t>
      </w:r>
      <w:r w:rsidRPr="00D73B9A">
        <w:rPr>
          <w:rtl/>
        </w:rPr>
        <w:t xml:space="preserve"> </w:t>
      </w:r>
      <w:r w:rsidRPr="00D73B9A">
        <w:rPr>
          <w:rFonts w:ascii="David" w:hAnsi="David"/>
          <w:rtl/>
        </w:rPr>
        <w:t>הוא לומד פונקציה ערכית</w:t>
      </w:r>
      <w:r>
        <w:rPr>
          <w:rFonts w:ascii="David" w:hAnsi="David" w:hint="cs"/>
          <w:rtl/>
        </w:rPr>
        <w:t xml:space="preserve"> </w:t>
      </w:r>
      <w:r w:rsidRPr="00D73B9A">
        <w:rPr>
          <w:rFonts w:ascii="David" w:hAnsi="David"/>
        </w:rPr>
        <w:t>Q(</w:t>
      </w:r>
      <w:proofErr w:type="spellStart"/>
      <w:r w:rsidRPr="00D73B9A">
        <w:rPr>
          <w:rFonts w:ascii="David" w:hAnsi="David"/>
        </w:rPr>
        <w:t>s,a</w:t>
      </w:r>
      <w:proofErr w:type="spellEnd"/>
      <w:r>
        <w:rPr>
          <w:rFonts w:ascii="David" w:hAnsi="David"/>
        </w:rPr>
        <w:t>)</w:t>
      </w:r>
      <w:r w:rsidRPr="00D73B9A">
        <w:rPr>
          <w:rFonts w:ascii="David" w:hAnsi="David"/>
          <w:rtl/>
        </w:rPr>
        <w:t>, המייצג</w:t>
      </w:r>
      <w:r w:rsidR="00C508AA">
        <w:rPr>
          <w:rFonts w:ascii="David" w:hAnsi="David" w:hint="cs"/>
          <w:rtl/>
        </w:rPr>
        <w:t>ת</w:t>
      </w:r>
      <w:r w:rsidRPr="00D73B9A">
        <w:rPr>
          <w:rFonts w:ascii="David" w:hAnsi="David"/>
          <w:rtl/>
        </w:rPr>
        <w:t xml:space="preserve"> את התגמול המצטבר הצפוי של נקיטת פעולה</w:t>
      </w:r>
      <w:r w:rsidR="00C508AA">
        <w:rPr>
          <w:rFonts w:ascii="David" w:hAnsi="David" w:hint="cs"/>
          <w:rtl/>
        </w:rPr>
        <w:t xml:space="preserve"> </w:t>
      </w:r>
      <w:r w:rsidR="00C508AA">
        <w:rPr>
          <w:rFonts w:ascii="David" w:hAnsi="David"/>
        </w:rPr>
        <w:t>a</w:t>
      </w:r>
      <w:r w:rsidR="00C508AA">
        <w:rPr>
          <w:rFonts w:ascii="David" w:hAnsi="David" w:hint="cs"/>
          <w:rtl/>
        </w:rPr>
        <w:t xml:space="preserve"> </w:t>
      </w:r>
      <w:r w:rsidRPr="00D73B9A">
        <w:rPr>
          <w:rFonts w:ascii="David" w:hAnsi="David"/>
          <w:rtl/>
        </w:rPr>
        <w:t xml:space="preserve">במצב </w:t>
      </w:r>
      <w:r w:rsidR="00C508AA">
        <w:rPr>
          <w:rFonts w:ascii="David" w:hAnsi="David"/>
        </w:rPr>
        <w:t>s</w:t>
      </w:r>
      <w:r w:rsidR="00C508AA">
        <w:rPr>
          <w:rFonts w:ascii="David" w:hAnsi="David" w:hint="cs"/>
          <w:rtl/>
        </w:rPr>
        <w:t xml:space="preserve"> </w:t>
      </w:r>
      <w:r w:rsidRPr="00D73B9A">
        <w:rPr>
          <w:rFonts w:ascii="David" w:hAnsi="David"/>
          <w:rtl/>
        </w:rPr>
        <w:t>ולאחר מכן ביצוע מדיניות אופטימלית.</w:t>
      </w:r>
      <w:r w:rsidR="00C508AA">
        <w:rPr>
          <w:rFonts w:ascii="David" w:hAnsi="David" w:hint="cs"/>
          <w:rtl/>
        </w:rPr>
        <w:t xml:space="preserve"> בעצם, האלגוריתם מחזיק בטבלה ענקית בשם </w:t>
      </w:r>
      <w:r w:rsidR="00C508AA">
        <w:rPr>
          <w:rFonts w:ascii="David" w:hAnsi="David"/>
        </w:rPr>
        <w:t>Q-Table</w:t>
      </w:r>
      <w:r w:rsidR="00C508AA">
        <w:rPr>
          <w:rFonts w:ascii="David" w:hAnsi="David" w:hint="cs"/>
          <w:rtl/>
        </w:rPr>
        <w:t xml:space="preserve"> אשר שומר</w:t>
      </w:r>
      <w:r w:rsidR="00CA5B72">
        <w:rPr>
          <w:rFonts w:ascii="David" w:hAnsi="David" w:hint="cs"/>
          <w:rtl/>
        </w:rPr>
        <w:t>ת</w:t>
      </w:r>
      <w:r w:rsidR="00C508AA">
        <w:rPr>
          <w:rFonts w:ascii="David" w:hAnsi="David" w:hint="cs"/>
          <w:rtl/>
        </w:rPr>
        <w:t xml:space="preserve"> את הערכים של כל הזוגות של מצבים ופעולות </w:t>
      </w:r>
      <w:r w:rsidR="00C508AA">
        <w:rPr>
          <w:rFonts w:ascii="David" w:hAnsi="David"/>
        </w:rPr>
        <w:t>(</w:t>
      </w:r>
      <w:proofErr w:type="spellStart"/>
      <w:r w:rsidR="00C508AA">
        <w:rPr>
          <w:rFonts w:ascii="David" w:hAnsi="David"/>
        </w:rPr>
        <w:t>s,a</w:t>
      </w:r>
      <w:proofErr w:type="spellEnd"/>
      <w:r w:rsidR="00C508AA">
        <w:rPr>
          <w:rFonts w:ascii="David" w:hAnsi="David"/>
        </w:rPr>
        <w:t>)</w:t>
      </w:r>
      <w:r w:rsidR="00C508AA">
        <w:rPr>
          <w:rFonts w:ascii="David" w:hAnsi="David" w:hint="cs"/>
          <w:rtl/>
        </w:rPr>
        <w:t xml:space="preserve"> כאשר לאט </w:t>
      </w:r>
      <w:proofErr w:type="spellStart"/>
      <w:r w:rsidR="00C508AA">
        <w:rPr>
          <w:rFonts w:ascii="David" w:hAnsi="David" w:hint="cs"/>
          <w:rtl/>
        </w:rPr>
        <w:t>לאט</w:t>
      </w:r>
      <w:proofErr w:type="spellEnd"/>
      <w:r w:rsidR="00C508AA">
        <w:rPr>
          <w:rFonts w:ascii="David" w:hAnsi="David" w:hint="cs"/>
          <w:rtl/>
        </w:rPr>
        <w:t xml:space="preserve"> הטבלה מתמלאת. </w:t>
      </w:r>
      <w:r w:rsidR="00F8317D">
        <w:rPr>
          <w:rFonts w:ascii="David" w:hAnsi="David" w:hint="cs"/>
          <w:rtl/>
        </w:rPr>
        <w:t>הטבלה משמשת אותנו כדי לזכור ערכים של מצבים ובאמצעותה נבחר פעולה אופטימלית.</w:t>
      </w:r>
    </w:p>
    <w:p w14:paraId="507BB552" w14:textId="77777777" w:rsidR="00C508AA" w:rsidRDefault="00C508AA" w:rsidP="00C508AA">
      <w:pPr>
        <w:rPr>
          <w:rFonts w:ascii="David" w:hAnsi="David"/>
        </w:rPr>
      </w:pPr>
    </w:p>
    <w:p w14:paraId="41B049D7" w14:textId="7D14BD36" w:rsidR="00C508AA" w:rsidRDefault="00C508AA" w:rsidP="00C508AA">
      <w:pPr>
        <w:rPr>
          <w:rFonts w:ascii="David" w:hAnsi="David"/>
          <w:rtl/>
        </w:rPr>
      </w:pPr>
      <w:r>
        <w:rPr>
          <w:rFonts w:ascii="David" w:hAnsi="David" w:hint="cs"/>
          <w:b/>
          <w:bCs/>
          <w:rtl/>
        </w:rPr>
        <w:t>מהלך האלגוריתם:</w:t>
      </w:r>
    </w:p>
    <w:p w14:paraId="1A473E08" w14:textId="77777777" w:rsidR="00C508AA" w:rsidRPr="00C508AA" w:rsidRDefault="00C508AA" w:rsidP="00C508AA">
      <w:pPr>
        <w:rPr>
          <w:rFonts w:ascii="David" w:hAnsi="David"/>
          <w:rtl/>
        </w:rPr>
      </w:pPr>
    </w:p>
    <w:p w14:paraId="3A237886" w14:textId="6FD136C1" w:rsidR="00C508AA" w:rsidRPr="00C508AA" w:rsidRDefault="00C508AA" w:rsidP="00C508AA">
      <w:pPr>
        <w:pStyle w:val="ListParagraph"/>
        <w:numPr>
          <w:ilvl w:val="0"/>
          <w:numId w:val="26"/>
        </w:numPr>
        <w:rPr>
          <w:rFonts w:ascii="David" w:hAnsi="David"/>
          <w:rtl/>
        </w:rPr>
      </w:pPr>
      <w:r w:rsidRPr="00C508AA">
        <w:rPr>
          <w:rFonts w:ascii="David" w:hAnsi="David"/>
          <w:b/>
          <w:bCs/>
          <w:rtl/>
        </w:rPr>
        <w:t>אתחול:</w:t>
      </w:r>
      <w:r w:rsidRPr="00C508AA">
        <w:rPr>
          <w:rFonts w:ascii="David" w:hAnsi="David"/>
          <w:rtl/>
        </w:rPr>
        <w:t xml:space="preserve"> אתחול ערכי ה-</w:t>
      </w:r>
      <w:r w:rsidRPr="00C508AA">
        <w:rPr>
          <w:rFonts w:ascii="David" w:hAnsi="David"/>
        </w:rPr>
        <w:t>Q</w:t>
      </w:r>
      <w:r w:rsidRPr="00C508AA">
        <w:rPr>
          <w:rFonts w:ascii="David" w:hAnsi="David"/>
          <w:rtl/>
        </w:rPr>
        <w:t xml:space="preserve"> לאפסים.</w:t>
      </w:r>
      <w:r>
        <w:rPr>
          <w:rFonts w:ascii="David" w:hAnsi="David" w:hint="cs"/>
          <w:rtl/>
        </w:rPr>
        <w:t xml:space="preserve"> (ערכי </w:t>
      </w:r>
      <w:r>
        <w:rPr>
          <w:rFonts w:ascii="David" w:hAnsi="David"/>
        </w:rPr>
        <w:t>Q</w:t>
      </w:r>
      <w:r>
        <w:rPr>
          <w:rFonts w:ascii="David" w:hAnsi="David" w:hint="cs"/>
          <w:rtl/>
        </w:rPr>
        <w:t xml:space="preserve"> </w:t>
      </w:r>
      <w:r>
        <w:rPr>
          <w:rFonts w:ascii="David" w:hAnsi="David"/>
          <w:rtl/>
        </w:rPr>
        <w:t>–</w:t>
      </w:r>
      <w:r>
        <w:rPr>
          <w:rFonts w:ascii="David" w:hAnsi="David" w:hint="cs"/>
          <w:rtl/>
        </w:rPr>
        <w:t xml:space="preserve"> ערכי ה</w:t>
      </w:r>
      <w:r>
        <w:rPr>
          <w:rFonts w:ascii="David" w:hAnsi="David"/>
        </w:rPr>
        <w:t>Q-Table</w:t>
      </w:r>
      <w:r>
        <w:rPr>
          <w:rFonts w:ascii="David" w:hAnsi="David" w:hint="cs"/>
          <w:rtl/>
        </w:rPr>
        <w:t>)</w:t>
      </w:r>
    </w:p>
    <w:p w14:paraId="69E8CDDE" w14:textId="77777777" w:rsidR="00C508AA" w:rsidRDefault="00C508AA" w:rsidP="00C508AA">
      <w:pPr>
        <w:pStyle w:val="ListParagraph"/>
        <w:numPr>
          <w:ilvl w:val="0"/>
          <w:numId w:val="26"/>
        </w:numPr>
        <w:rPr>
          <w:rFonts w:ascii="David" w:hAnsi="David"/>
        </w:rPr>
      </w:pPr>
      <w:r w:rsidRPr="00C508AA">
        <w:rPr>
          <w:rFonts w:ascii="David" w:hAnsi="David" w:hint="cs"/>
          <w:b/>
          <w:bCs/>
          <w:rtl/>
        </w:rPr>
        <w:t>בחירת פעולה</w:t>
      </w:r>
      <w:r w:rsidRPr="00C508AA">
        <w:rPr>
          <w:rFonts w:ascii="David" w:hAnsi="David"/>
          <w:b/>
          <w:bCs/>
          <w:rtl/>
        </w:rPr>
        <w:t>:</w:t>
      </w:r>
      <w:r w:rsidRPr="00C508AA">
        <w:rPr>
          <w:rFonts w:ascii="David" w:hAnsi="David"/>
          <w:rtl/>
        </w:rPr>
        <w:t xml:space="preserve"> הסוכן בוחר פעולה המבוססת על אסטרטגיית חקירה-ניצול</w:t>
      </w:r>
    </w:p>
    <w:p w14:paraId="6B6D7079" w14:textId="46470865" w:rsidR="00C508AA" w:rsidRPr="00C508AA" w:rsidRDefault="00C508AA" w:rsidP="001C31B8">
      <w:pPr>
        <w:pStyle w:val="ListParagraph"/>
        <w:rPr>
          <w:rFonts w:ascii="David" w:hAnsi="David"/>
          <w:rtl/>
        </w:rPr>
      </w:pPr>
      <w:r w:rsidRPr="00C508AA">
        <w:rPr>
          <w:rFonts w:ascii="David" w:hAnsi="David"/>
          <w:rtl/>
        </w:rPr>
        <w:t xml:space="preserve"> </w:t>
      </w:r>
      <w:r>
        <w:rPr>
          <w:rFonts w:ascii="David" w:hAnsi="David" w:hint="cs"/>
          <w:rtl/>
        </w:rPr>
        <w:t>(</w:t>
      </w:r>
      <w:r>
        <w:rPr>
          <w:rFonts w:ascii="David" w:hAnsi="David"/>
        </w:rPr>
        <w:t>Exploitation vs Exploration</w:t>
      </w:r>
      <w:r>
        <w:rPr>
          <w:rFonts w:ascii="David" w:hAnsi="David" w:hint="cs"/>
          <w:rtl/>
        </w:rPr>
        <w:t xml:space="preserve">) כמו </w:t>
      </w:r>
      <w:r>
        <w:rPr>
          <w:rFonts w:ascii="David" w:hAnsi="David"/>
        </w:rPr>
        <w:t>epsilon-greedy</w:t>
      </w:r>
      <w:r>
        <w:rPr>
          <w:rFonts w:ascii="David" w:hAnsi="David" w:hint="cs"/>
          <w:rtl/>
        </w:rPr>
        <w:t>.</w:t>
      </w:r>
      <w:r w:rsidRPr="00C508AA">
        <w:rPr>
          <w:rFonts w:ascii="David" w:hAnsi="David"/>
          <w:rtl/>
        </w:rPr>
        <w:t xml:space="preserve"> </w:t>
      </w:r>
      <w:r>
        <w:rPr>
          <w:rFonts w:ascii="David" w:hAnsi="David" w:hint="cs"/>
          <w:rtl/>
        </w:rPr>
        <w:t>האלגוריתם בעצם בוחר תחילה בפעולה רנדומלית (</w:t>
      </w:r>
      <w:r>
        <w:rPr>
          <w:rFonts w:ascii="David" w:hAnsi="David"/>
        </w:rPr>
        <w:t>Exploration</w:t>
      </w:r>
      <w:r>
        <w:rPr>
          <w:rFonts w:ascii="David" w:hAnsi="David" w:hint="cs"/>
          <w:rtl/>
        </w:rPr>
        <w:t xml:space="preserve">) בסבירות גבוהה כאשר לאט </w:t>
      </w:r>
      <w:proofErr w:type="spellStart"/>
      <w:r>
        <w:rPr>
          <w:rFonts w:ascii="David" w:hAnsi="David" w:hint="cs"/>
          <w:rtl/>
        </w:rPr>
        <w:t>לאט</w:t>
      </w:r>
      <w:proofErr w:type="spellEnd"/>
      <w:r>
        <w:rPr>
          <w:rFonts w:ascii="David" w:hAnsi="David" w:hint="cs"/>
          <w:rtl/>
        </w:rPr>
        <w:t xml:space="preserve"> הסבירות יורדת (בעצם ערך האפסילון יורד (</w:t>
      </w:r>
      <w:r>
        <w:rPr>
          <w:rFonts w:ascii="David" w:hAnsi="David"/>
        </w:rPr>
        <w:t>decay</w:t>
      </w:r>
      <w:r>
        <w:rPr>
          <w:rFonts w:ascii="David" w:hAnsi="David" w:hint="cs"/>
          <w:rtl/>
        </w:rPr>
        <w:t xml:space="preserve">) </w:t>
      </w:r>
      <w:r>
        <w:rPr>
          <w:rFonts w:ascii="David" w:hAnsi="David"/>
          <w:rtl/>
        </w:rPr>
        <w:t>–</w:t>
      </w:r>
      <w:r>
        <w:rPr>
          <w:rFonts w:ascii="David" w:hAnsi="David" w:hint="cs"/>
          <w:rtl/>
        </w:rPr>
        <w:t xml:space="preserve"> ערך האפסילון מציג את הסבירות שהסוכן יבחר בפעולה רנדומלית) והסבירות לבחירת פעולה מטבלת ה</w:t>
      </w:r>
      <w:r>
        <w:rPr>
          <w:rFonts w:ascii="David" w:hAnsi="David"/>
        </w:rPr>
        <w:t>Q-Table</w:t>
      </w:r>
      <w:r>
        <w:rPr>
          <w:rFonts w:ascii="David" w:hAnsi="David" w:hint="cs"/>
          <w:rtl/>
        </w:rPr>
        <w:t xml:space="preserve"> עולה (</w:t>
      </w:r>
      <w:r>
        <w:rPr>
          <w:rFonts w:ascii="David" w:hAnsi="David"/>
        </w:rPr>
        <w:t>Exploitation</w:t>
      </w:r>
      <w:r>
        <w:rPr>
          <w:rFonts w:ascii="David" w:hAnsi="David" w:hint="cs"/>
          <w:rtl/>
        </w:rPr>
        <w:t>).</w:t>
      </w:r>
    </w:p>
    <w:p w14:paraId="38AEE113" w14:textId="77777777" w:rsidR="000615D2" w:rsidRDefault="00C508AA" w:rsidP="001C31B8">
      <w:pPr>
        <w:pStyle w:val="ListParagraph"/>
        <w:numPr>
          <w:ilvl w:val="0"/>
          <w:numId w:val="26"/>
        </w:numPr>
        <w:rPr>
          <w:rFonts w:ascii="David" w:hAnsi="David"/>
        </w:rPr>
      </w:pPr>
      <w:r w:rsidRPr="001C31B8">
        <w:rPr>
          <w:rFonts w:ascii="David" w:hAnsi="David"/>
          <w:b/>
          <w:bCs/>
          <w:rtl/>
        </w:rPr>
        <w:t>למידה:</w:t>
      </w:r>
      <w:r w:rsidRPr="001C31B8">
        <w:rPr>
          <w:rFonts w:ascii="David" w:hAnsi="David"/>
          <w:rtl/>
        </w:rPr>
        <w:t xml:space="preserve"> לאחר ביצוע פעולה, הסוכן </w:t>
      </w:r>
      <w:r w:rsidR="001C31B8">
        <w:rPr>
          <w:rFonts w:ascii="David" w:hAnsi="David" w:hint="cs"/>
          <w:rtl/>
        </w:rPr>
        <w:t>מחשב</w:t>
      </w:r>
      <w:r w:rsidRPr="001C31B8">
        <w:rPr>
          <w:rFonts w:ascii="David" w:hAnsi="David"/>
          <w:rtl/>
        </w:rPr>
        <w:t xml:space="preserve"> </w:t>
      </w:r>
      <w:r w:rsidR="001C31B8">
        <w:rPr>
          <w:rFonts w:ascii="David" w:hAnsi="David" w:hint="cs"/>
          <w:rtl/>
        </w:rPr>
        <w:t>את ה</w:t>
      </w:r>
      <w:r w:rsidRPr="001C31B8">
        <w:rPr>
          <w:rFonts w:ascii="David" w:hAnsi="David"/>
          <w:rtl/>
        </w:rPr>
        <w:t>תגמול</w:t>
      </w:r>
      <w:r w:rsidR="001C31B8">
        <w:rPr>
          <w:rFonts w:ascii="David" w:hAnsi="David" w:hint="cs"/>
          <w:rtl/>
        </w:rPr>
        <w:t xml:space="preserve"> </w:t>
      </w:r>
      <w:r w:rsidR="001C31B8">
        <w:rPr>
          <w:rFonts w:ascii="David" w:hAnsi="David"/>
        </w:rPr>
        <w:t>r</w:t>
      </w:r>
      <w:r w:rsidR="001C31B8">
        <w:rPr>
          <w:rFonts w:ascii="David" w:hAnsi="David" w:hint="cs"/>
          <w:rtl/>
        </w:rPr>
        <w:t xml:space="preserve"> והמצב הבא </w:t>
      </w:r>
      <w:r w:rsidR="001C31B8">
        <w:rPr>
          <w:rFonts w:ascii="David" w:hAnsi="David"/>
        </w:rPr>
        <w:t>s’</w:t>
      </w:r>
      <w:r w:rsidR="001C31B8">
        <w:rPr>
          <w:rFonts w:ascii="David" w:hAnsi="David" w:hint="cs"/>
          <w:rtl/>
        </w:rPr>
        <w:t>.</w:t>
      </w:r>
      <w:r w:rsidRPr="001C31B8">
        <w:rPr>
          <w:rFonts w:ascii="David" w:hAnsi="David"/>
          <w:rtl/>
        </w:rPr>
        <w:t xml:space="preserve"> לאחר מכן הוא מעדכן את ערך ה-</w:t>
      </w:r>
      <w:r w:rsidRPr="001C31B8">
        <w:rPr>
          <w:rFonts w:ascii="David" w:hAnsi="David"/>
        </w:rPr>
        <w:t>Q</w:t>
      </w:r>
      <w:r w:rsidRPr="001C31B8">
        <w:rPr>
          <w:rFonts w:ascii="David" w:hAnsi="David"/>
          <w:rtl/>
        </w:rPr>
        <w:t xml:space="preserve"> עבור צמד המצב-פעולה הקודם באמצעות כלל העדכון של</w:t>
      </w:r>
    </w:p>
    <w:p w14:paraId="18FA6218" w14:textId="6A542225" w:rsidR="00C508AA" w:rsidRDefault="00C508AA" w:rsidP="000615D2">
      <w:pPr>
        <w:pStyle w:val="ListParagraph"/>
        <w:rPr>
          <w:rFonts w:ascii="David" w:hAnsi="David"/>
          <w:rtl/>
        </w:rPr>
      </w:pPr>
      <w:r w:rsidRPr="001C31B8">
        <w:rPr>
          <w:rFonts w:ascii="David" w:hAnsi="David"/>
          <w:rtl/>
        </w:rPr>
        <w:t xml:space="preserve"> </w:t>
      </w:r>
      <w:r w:rsidRPr="001C31B8">
        <w:rPr>
          <w:rFonts w:ascii="David" w:hAnsi="David"/>
        </w:rPr>
        <w:t>Q-learning</w:t>
      </w:r>
      <w:r w:rsidRPr="001C31B8">
        <w:rPr>
          <w:rFonts w:ascii="David" w:hAnsi="David"/>
          <w:rtl/>
        </w:rPr>
        <w:t>:</w:t>
      </w:r>
      <m:oMath>
        <m:r>
          <m:rPr>
            <m:sty m:val="p"/>
          </m:rPr>
          <w:rPr>
            <w:rFonts w:ascii="Cambria Math" w:hAnsi="Cambria Math" w:cs="Cambria Math"/>
          </w:rPr>
          <m:t>Q</m:t>
        </m:r>
        <m:d>
          <m:dPr>
            <m:ctrlPr>
              <w:rPr>
                <w:rFonts w:ascii="Cambria Math" w:hAnsi="Cambria Math" w:cs="Cambria Math"/>
              </w:rPr>
            </m:ctrlPr>
          </m:dPr>
          <m:e>
            <m:r>
              <m:rPr>
                <m:sty m:val="p"/>
              </m:rPr>
              <w:rPr>
                <w:rFonts w:ascii="Cambria Math" w:hAnsi="Cambria Math" w:cs="Cambria Math"/>
              </w:rPr>
              <m:t>s,a</m:t>
            </m:r>
          </m:e>
        </m:d>
        <m:r>
          <m:rPr>
            <m:sty m:val="p"/>
          </m:rPr>
          <w:rPr>
            <w:rFonts w:ascii="Cambria Math" w:hAnsi="Cambria Math"/>
          </w:rPr>
          <m:t xml:space="preserve">= </m:t>
        </m:r>
        <m:r>
          <m:rPr>
            <m:sty m:val="p"/>
          </m:rPr>
          <w:rPr>
            <w:rFonts w:ascii="Cambria Math" w:hAnsi="Cambria Math" w:cs="Cambria Math"/>
          </w:rPr>
          <m:t>Q</m:t>
        </m:r>
        <m:d>
          <m:dPr>
            <m:ctrlPr>
              <w:rPr>
                <w:rFonts w:ascii="Cambria Math" w:hAnsi="Cambria Math" w:cs="Cambria Math"/>
              </w:rPr>
            </m:ctrlPr>
          </m:dPr>
          <m:e>
            <m:r>
              <m:rPr>
                <m:sty m:val="p"/>
              </m:rPr>
              <w:rPr>
                <w:rFonts w:ascii="Cambria Math" w:hAnsi="Cambria Math" w:cs="Cambria Math"/>
              </w:rPr>
              <m:t>s,a</m:t>
            </m:r>
          </m:e>
        </m:d>
        <m:r>
          <m:rPr>
            <m:sty m:val="p"/>
          </m:rPr>
          <w:rPr>
            <w:rFonts w:ascii="Cambria Math" w:hAnsi="Cambria Math"/>
          </w:rPr>
          <m:t xml:space="preserve">+ </m:t>
        </m:r>
        <m:r>
          <m:rPr>
            <m:sty m:val="p"/>
          </m:rPr>
          <w:rPr>
            <w:rFonts w:ascii="Cambria Math" w:hAnsi="Cambria Math" w:cs="Cambria Math"/>
          </w:rPr>
          <m:t>α∙(</m:t>
        </m:r>
        <m:r>
          <m:rPr>
            <m:sty m:val="p"/>
          </m:rPr>
          <w:rPr>
            <w:rFonts w:ascii="Cambria Math" w:hAnsi="Cambria Math"/>
          </w:rPr>
          <m:t xml:space="preserve"> </m:t>
        </m:r>
        <m:r>
          <m:rPr>
            <m:sty m:val="p"/>
          </m:rPr>
          <w:rPr>
            <w:rFonts w:ascii="Cambria Math" w:hAnsi="Cambria Math" w:cs="Cambria Math"/>
          </w:rPr>
          <m:t>R</m:t>
        </m:r>
        <m:r>
          <m:rPr>
            <m:sty m:val="p"/>
          </m:rPr>
          <w:rPr>
            <w:rFonts w:ascii="Cambria Math" w:hAnsi="Cambria Math"/>
          </w:rPr>
          <m:t xml:space="preserve"> + </m:t>
        </m:r>
        <m:r>
          <m:rPr>
            <m:sty m:val="p"/>
          </m:rPr>
          <w:rPr>
            <w:rFonts w:ascii="Cambria Math" w:hAnsi="Cambria Math" w:cs="Cambria Math"/>
          </w:rPr>
          <m:t>γ</m:t>
        </m:r>
        <m:r>
          <m:rPr>
            <m:sty m:val="p"/>
          </m:rPr>
          <w:rPr>
            <w:rFonts w:ascii="Cambria Math" w:hAnsi="Cambria Math"/>
          </w:rPr>
          <m:t xml:space="preserve"> ∙ max⁡{Q</m:t>
        </m:r>
        <m:d>
          <m:dPr>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a</m:t>
                </m:r>
              </m:e>
              <m:sup>
                <m:r>
                  <m:rPr>
                    <m:sty m:val="p"/>
                  </m:rPr>
                  <w:rPr>
                    <w:rFonts w:ascii="Cambria Math" w:hAnsi="Cambria Math"/>
                  </w:rPr>
                  <m:t>'</m:t>
                </m:r>
              </m:sup>
            </m:sSup>
          </m:e>
        </m:d>
        <m:r>
          <m:rPr>
            <m:sty m:val="p"/>
          </m:rPr>
          <w:rPr>
            <w:rFonts w:ascii="Cambria Math" w:hAnsi="Cambria Math"/>
          </w:rPr>
          <m:t xml:space="preserve">}- </m:t>
        </m:r>
        <m:r>
          <m:rPr>
            <m:sty m:val="p"/>
          </m:rPr>
          <w:rPr>
            <w:rFonts w:ascii="Cambria Math" w:hAnsi="Cambria Math" w:cs="Cambria Math"/>
          </w:rPr>
          <m:t>Q</m:t>
        </m:r>
        <m:d>
          <m:dPr>
            <m:ctrlPr>
              <w:rPr>
                <w:rFonts w:ascii="Cambria Math" w:hAnsi="Cambria Math"/>
              </w:rPr>
            </m:ctrlPr>
          </m:dPr>
          <m:e>
            <m:r>
              <m:rPr>
                <m:sty m:val="p"/>
              </m:rPr>
              <w:rPr>
                <w:rFonts w:ascii="Cambria Math" w:hAnsi="Cambria Math" w:cs="Cambria Math"/>
              </w:rPr>
              <m:t>s</m:t>
            </m:r>
            <m:r>
              <m:rPr>
                <m:sty m:val="p"/>
              </m:rPr>
              <w:rPr>
                <w:rFonts w:ascii="Cambria Math" w:hAnsi="Cambria Math"/>
              </w:rPr>
              <m:t xml:space="preserve">, </m:t>
            </m:r>
            <m:r>
              <w:rPr>
                <w:rFonts w:ascii="Cambria Math" w:hAnsi="Cambria Math" w:cs="Tahoma"/>
              </w:rPr>
              <m:t>a</m:t>
            </m:r>
            <m:ctrlPr>
              <w:rPr>
                <w:rFonts w:ascii="Cambria Math" w:hAnsi="Cambria Math" w:cs="Tahoma"/>
                <w:i/>
              </w:rPr>
            </m:ctrlPr>
          </m:e>
        </m:d>
        <m:r>
          <w:rPr>
            <w:rFonts w:ascii="Cambria Math" w:hAnsi="Cambria Math" w:cs="Tahoma"/>
          </w:rPr>
          <m:t>)</m:t>
        </m:r>
      </m:oMath>
    </w:p>
    <w:p w14:paraId="4E414A75" w14:textId="7842AAB7" w:rsidR="007926BE" w:rsidRPr="007926BE" w:rsidRDefault="007926BE" w:rsidP="000615D2">
      <w:pPr>
        <w:rPr>
          <w:rFonts w:ascii="David" w:hAnsi="David" w:hint="cs"/>
          <w:rtl/>
        </w:rPr>
      </w:pPr>
      <w:r>
        <w:rPr>
          <w:rFonts w:ascii="David" w:hAnsi="David" w:hint="cs"/>
          <w:rtl/>
        </w:rPr>
        <w:t>כלל העדכון מבוסס על משוואת בלמן כאשר בעצם נעדכן את הערך להיות הערך ועוד ההפרש הטמפורלי (</w:t>
      </w:r>
      <w:r>
        <w:rPr>
          <w:rFonts w:ascii="David" w:hAnsi="David"/>
        </w:rPr>
        <w:t>TD – Temporal Difference</w:t>
      </w:r>
      <w:r>
        <w:rPr>
          <w:rFonts w:ascii="David" w:hAnsi="David" w:hint="cs"/>
          <w:rtl/>
        </w:rPr>
        <w:t>) בין הערך האופטימלי בקירוב (לפי משוואת בלמן) לבין הערך הנוכחי, ואת כל זה כמובן נכפיל בקצב הלמידה.</w:t>
      </w:r>
    </w:p>
    <w:p w14:paraId="2AF0936A" w14:textId="77777777" w:rsidR="000615D2" w:rsidRDefault="000615D2" w:rsidP="000615D2">
      <w:pPr>
        <w:rPr>
          <w:rFonts w:ascii="David" w:hAnsi="David"/>
          <w:rtl/>
        </w:rPr>
      </w:pPr>
    </w:p>
    <w:p w14:paraId="4F4F9D29" w14:textId="77777777" w:rsidR="00832FB2" w:rsidRDefault="00832FB2" w:rsidP="000615D2">
      <w:pPr>
        <w:rPr>
          <w:rFonts w:ascii="David" w:hAnsi="David"/>
          <w:rtl/>
        </w:rPr>
      </w:pPr>
    </w:p>
    <w:p w14:paraId="2FE9C717" w14:textId="77777777" w:rsidR="00832FB2" w:rsidRDefault="00832FB2" w:rsidP="000615D2">
      <w:pPr>
        <w:rPr>
          <w:rFonts w:ascii="David" w:hAnsi="David"/>
          <w:rtl/>
        </w:rPr>
      </w:pPr>
    </w:p>
    <w:p w14:paraId="795D8AAB" w14:textId="77777777" w:rsidR="00832FB2" w:rsidRDefault="00832FB2" w:rsidP="000615D2">
      <w:pPr>
        <w:rPr>
          <w:rFonts w:ascii="David" w:hAnsi="David"/>
          <w:rtl/>
        </w:rPr>
      </w:pPr>
    </w:p>
    <w:p w14:paraId="19569D82" w14:textId="77777777" w:rsidR="00832FB2" w:rsidRDefault="00832FB2" w:rsidP="000615D2">
      <w:pPr>
        <w:rPr>
          <w:rFonts w:ascii="David" w:hAnsi="David"/>
          <w:rtl/>
        </w:rPr>
      </w:pPr>
    </w:p>
    <w:p w14:paraId="3154932B" w14:textId="77777777" w:rsidR="00832FB2" w:rsidRPr="000615D2" w:rsidRDefault="00832FB2" w:rsidP="000615D2">
      <w:pPr>
        <w:rPr>
          <w:rFonts w:ascii="David" w:hAnsi="David"/>
          <w:rtl/>
        </w:rPr>
      </w:pPr>
    </w:p>
    <w:p w14:paraId="15E43876" w14:textId="60F70C68" w:rsidR="00736F09" w:rsidRPr="00F53613" w:rsidRDefault="00736F09" w:rsidP="00736F09">
      <w:pPr>
        <w:pStyle w:val="Heading2"/>
        <w:rPr>
          <w:rFonts w:ascii="David" w:hAnsi="David"/>
        </w:rPr>
      </w:pPr>
      <w:bookmarkStart w:id="32" w:name="_Toc168314935"/>
      <w:r w:rsidRPr="00F53613">
        <w:rPr>
          <w:rFonts w:ascii="David" w:hAnsi="David"/>
          <w:rtl/>
        </w:rPr>
        <w:lastRenderedPageBreak/>
        <w:t xml:space="preserve">למידת חיזוק עמוקה </w:t>
      </w:r>
      <w:r w:rsidRPr="00F53613">
        <w:rPr>
          <w:rFonts w:ascii="David" w:hAnsi="David"/>
        </w:rPr>
        <w:t>DQN</w:t>
      </w:r>
      <w:bookmarkEnd w:id="32"/>
    </w:p>
    <w:p w14:paraId="670D4523" w14:textId="1DA38C71" w:rsidR="00CA5B72" w:rsidRDefault="00736F09" w:rsidP="00CA5B72">
      <w:pPr>
        <w:pStyle w:val="Heading3"/>
        <w:rPr>
          <w:rFonts w:ascii="David" w:hAnsi="David"/>
        </w:rPr>
      </w:pPr>
      <w:bookmarkStart w:id="33" w:name="_Toc168314936"/>
      <w:r w:rsidRPr="00F53613">
        <w:rPr>
          <w:rFonts w:ascii="David" w:hAnsi="David"/>
          <w:rtl/>
        </w:rPr>
        <w:t xml:space="preserve">האלגוריתם </w:t>
      </w:r>
      <w:r w:rsidRPr="00F53613">
        <w:rPr>
          <w:rFonts w:ascii="David" w:hAnsi="David"/>
        </w:rPr>
        <w:t>DQN</w:t>
      </w:r>
      <w:bookmarkEnd w:id="33"/>
    </w:p>
    <w:p w14:paraId="686CA6D8" w14:textId="77777777" w:rsidR="00ED7029" w:rsidRDefault="00CA5B72" w:rsidP="00ED7029">
      <w:pPr>
        <w:rPr>
          <w:rtl/>
        </w:rPr>
      </w:pPr>
      <w:r>
        <w:t>DQN</w:t>
      </w:r>
      <w:r>
        <w:rPr>
          <w:rFonts w:hint="cs"/>
          <w:rtl/>
        </w:rPr>
        <w:t xml:space="preserve"> (</w:t>
      </w:r>
      <w:r>
        <w:t>Deep Q-Learning</w:t>
      </w:r>
      <w:r>
        <w:rPr>
          <w:rFonts w:hint="cs"/>
          <w:rtl/>
        </w:rPr>
        <w:t xml:space="preserve">) </w:t>
      </w:r>
      <w:r w:rsidRPr="00CA5B72">
        <w:rPr>
          <w:rtl/>
        </w:rPr>
        <w:t>הוא אלגוריתם רב עוצמה בתחום למידת החיזוק</w:t>
      </w:r>
      <w:r w:rsidR="00ED7029" w:rsidRPr="00ED7029">
        <w:rPr>
          <w:rtl/>
        </w:rPr>
        <w:t xml:space="preserve"> </w:t>
      </w:r>
      <w:r w:rsidR="00ED7029">
        <w:rPr>
          <w:rFonts w:hint="cs"/>
          <w:rtl/>
        </w:rPr>
        <w:t>ש</w:t>
      </w:r>
      <w:r w:rsidR="00ED7029">
        <w:rPr>
          <w:rtl/>
        </w:rPr>
        <w:t xml:space="preserve">פותח על ידי צוות חוקרים </w:t>
      </w:r>
      <w:r w:rsidR="00ED7029">
        <w:rPr>
          <w:rFonts w:hint="cs"/>
          <w:rtl/>
        </w:rPr>
        <w:t>ב</w:t>
      </w:r>
      <w:r w:rsidR="00ED7029">
        <w:t xml:space="preserve">Google </w:t>
      </w:r>
      <w:proofErr w:type="spellStart"/>
      <w:r w:rsidR="00ED7029">
        <w:t>Deepmind</w:t>
      </w:r>
      <w:proofErr w:type="spellEnd"/>
      <w:r w:rsidR="00ED7029">
        <w:rPr>
          <w:rtl/>
        </w:rPr>
        <w:t xml:space="preserve"> ופורסם</w:t>
      </w:r>
      <w:r w:rsidR="00ED7029">
        <w:t xml:space="preserve"> </w:t>
      </w:r>
      <w:r w:rsidR="00ED7029">
        <w:rPr>
          <w:rtl/>
        </w:rPr>
        <w:t>בשני מאמרים בשנת</w:t>
      </w:r>
      <w:r w:rsidR="00ED7029">
        <w:rPr>
          <w:rFonts w:hint="cs"/>
          <w:rtl/>
        </w:rPr>
        <w:t xml:space="preserve"> 2013 ו-2015:</w:t>
      </w:r>
    </w:p>
    <w:p w14:paraId="3FF447E3" w14:textId="176D91A7" w:rsidR="00ED7029" w:rsidRDefault="0073260A" w:rsidP="00ED7029">
      <w:pPr>
        <w:rPr>
          <w:rtl/>
        </w:rPr>
      </w:pPr>
      <w:hyperlink r:id="rId24" w:history="1">
        <w:r w:rsidR="00ED7029" w:rsidRPr="0073260A">
          <w:rPr>
            <w:rStyle w:val="Hyperlink"/>
            <w:lang w:val="pt-BR"/>
          </w:rPr>
          <w:t xml:space="preserve">Mnih, V., Kavukcuoglu, K., Silver, D. et al. </w:t>
        </w:r>
        <w:r w:rsidR="00ED7029" w:rsidRPr="00ED7029">
          <w:rPr>
            <w:rStyle w:val="Hyperlink"/>
          </w:rPr>
          <w:t>Human-level control through deep reinforcement learning. Nature 518, 529–533 (2015).</w:t>
        </w:r>
      </w:hyperlink>
    </w:p>
    <w:p w14:paraId="0C1D2999" w14:textId="6B34CD93" w:rsidR="00ED7029" w:rsidRDefault="0073260A" w:rsidP="00ED7029">
      <w:hyperlink r:id="rId25" w:history="1">
        <w:r w:rsidR="00467D00" w:rsidRPr="00467D00">
          <w:rPr>
            <w:rStyle w:val="Hyperlink"/>
          </w:rPr>
          <w:t>Playing Atari with Deep Reinforcement Learning, V. Minh (NIPS-DLW 2013)</w:t>
        </w:r>
      </w:hyperlink>
    </w:p>
    <w:p w14:paraId="71366E5F" w14:textId="2DD7C893" w:rsidR="009063BF" w:rsidRPr="00ED7029" w:rsidRDefault="00CA5B72" w:rsidP="00ED7029">
      <w:pPr>
        <w:rPr>
          <w:rtl/>
        </w:rPr>
      </w:pPr>
      <w:r w:rsidRPr="00CA5B72">
        <w:rPr>
          <w:rtl/>
        </w:rPr>
        <w:t>ה</w:t>
      </w:r>
      <w:r w:rsidR="00ED7029">
        <w:rPr>
          <w:rFonts w:hint="cs"/>
          <w:rtl/>
        </w:rPr>
        <w:t>אלגוריתם</w:t>
      </w:r>
      <w:r w:rsidRPr="00CA5B72">
        <w:rPr>
          <w:rtl/>
        </w:rPr>
        <w:t xml:space="preserve"> משלב את העקרונות של</w:t>
      </w:r>
      <w:r>
        <w:rPr>
          <w:rFonts w:hint="cs"/>
          <w:rtl/>
        </w:rPr>
        <w:t xml:space="preserve"> </w:t>
      </w:r>
      <w:r w:rsidRPr="00CA5B72">
        <w:rPr>
          <w:rtl/>
        </w:rPr>
        <w:t xml:space="preserve">רשתות </w:t>
      </w:r>
      <w:r>
        <w:rPr>
          <w:rFonts w:hint="cs"/>
          <w:rtl/>
        </w:rPr>
        <w:t>נוירונים</w:t>
      </w:r>
      <w:r>
        <w:t xml:space="preserve"> </w:t>
      </w:r>
      <w:r w:rsidRPr="00CA5B72">
        <w:rPr>
          <w:rtl/>
        </w:rPr>
        <w:t xml:space="preserve">עמוקות עם </w:t>
      </w:r>
      <w:r w:rsidRPr="00CA5B72">
        <w:t>Q-learning</w:t>
      </w:r>
      <w:r w:rsidRPr="00CA5B72">
        <w:rPr>
          <w:rtl/>
        </w:rPr>
        <w:t>, ומאפשר לסוכנים ללמוד מדיניות אופטימלית בסביבות מורכבות</w:t>
      </w:r>
      <w:r>
        <w:rPr>
          <w:rFonts w:hint="cs"/>
          <w:rtl/>
        </w:rPr>
        <w:t xml:space="preserve">, כאשר לא ניתן להחזיק </w:t>
      </w:r>
      <w:r>
        <w:t>Q-Table</w:t>
      </w:r>
      <w:r>
        <w:rPr>
          <w:rFonts w:hint="cs"/>
          <w:rtl/>
        </w:rPr>
        <w:t xml:space="preserve"> (עבור משחק כמו ארבע בשורה, יש להחזיק </w:t>
      </w:r>
      <w:r w:rsidR="009063BF">
        <w:rPr>
          <w:rFonts w:ascii="David" w:hAnsi="David" w:hint="cs"/>
          <w:color w:val="0C0D0E"/>
          <w:shd w:val="clear" w:color="auto" w:fill="FFFFFF"/>
          <w:rtl/>
        </w:rPr>
        <w:t xml:space="preserve">4.5 טריליון מצבים שונים, ולכל אחד את הפעולות האפשריות שלו, וכמובן שזה לא ניתן ליישום אופטימלי). בעצם, במקום להשתמש בטבלה, נשתמש ברשת נוירונים אשר מתעדכנת בדומה לכלל העדכון של </w:t>
      </w:r>
      <w:r w:rsidR="009063BF">
        <w:rPr>
          <w:rFonts w:ascii="David" w:hAnsi="David"/>
          <w:color w:val="0C0D0E"/>
          <w:shd w:val="clear" w:color="auto" w:fill="FFFFFF"/>
        </w:rPr>
        <w:t>Q-Learning</w:t>
      </w:r>
      <w:r w:rsidR="009063BF">
        <w:rPr>
          <w:rFonts w:ascii="David" w:hAnsi="David" w:hint="cs"/>
          <w:color w:val="0C0D0E"/>
          <w:shd w:val="clear" w:color="auto" w:fill="FFFFFF"/>
          <w:rtl/>
        </w:rPr>
        <w:t xml:space="preserve">: </w:t>
      </w:r>
      <w:r w:rsidR="009063BF" w:rsidRPr="009063BF">
        <w:rPr>
          <w:rFonts w:ascii="David" w:hAnsi="David"/>
          <w:color w:val="0C0D0E"/>
          <w:shd w:val="clear" w:color="auto" w:fill="FFFFFF"/>
          <w:rtl/>
        </w:rPr>
        <w:t xml:space="preserve">נסמן פונקציית רשת הנוירונים המחליפה את </w:t>
      </w:r>
      <w:r w:rsidR="009063BF" w:rsidRPr="009063BF">
        <w:rPr>
          <w:rFonts w:ascii="David" w:hAnsi="David"/>
          <w:color w:val="0C0D0E"/>
          <w:shd w:val="clear" w:color="auto" w:fill="FFFFFF"/>
        </w:rPr>
        <w:t>Q</w:t>
      </w:r>
      <w:r w:rsidR="009063BF" w:rsidRPr="009063BF">
        <w:rPr>
          <w:rFonts w:ascii="David" w:hAnsi="David"/>
          <w:color w:val="0C0D0E"/>
          <w:shd w:val="clear" w:color="auto" w:fill="FFFFFF"/>
          <w:rtl/>
        </w:rPr>
        <w:t>:</w:t>
      </w:r>
    </w:p>
    <w:p w14:paraId="332E6581" w14:textId="5E48B1D7" w:rsidR="009063BF" w:rsidRPr="009063BF" w:rsidRDefault="009063BF" w:rsidP="009063BF">
      <w:pPr>
        <w:rPr>
          <w:rFonts w:ascii="David" w:hAnsi="David"/>
          <w:rtl/>
        </w:rPr>
      </w:pPr>
      <m:oMathPara>
        <m:oMath>
          <m:r>
            <m:rPr>
              <m:sty m:val="p"/>
            </m:rPr>
            <w:rPr>
              <w:rFonts w:ascii="Cambria Math" w:hAnsi="Cambria Math" w:cs="Cambria Math"/>
            </w:rPr>
            <m:t>Q</m:t>
          </m:r>
          <m:r>
            <m:rPr>
              <m:sty m:val="p"/>
            </m:rPr>
            <w:rPr>
              <w:rFonts w:ascii="Cambria Math" w:hAnsi="Cambria Math"/>
            </w:rPr>
            <m:t>(</m:t>
          </m:r>
          <m:r>
            <m:rPr>
              <m:sty m:val="p"/>
            </m:rPr>
            <w:rPr>
              <w:rFonts w:ascii="Cambria Math" w:hAnsi="Cambria Math" w:cs="Cambria Math"/>
            </w:rPr>
            <m:t>s</m:t>
          </m:r>
          <m:r>
            <m:rPr>
              <m:sty m:val="p"/>
            </m:rPr>
            <w:rPr>
              <w:rFonts w:ascii="Cambria Math" w:hAnsi="Cambria Math"/>
            </w:rPr>
            <m:t xml:space="preserve">, </m:t>
          </m:r>
          <m:r>
            <m:rPr>
              <m:sty m:val="p"/>
            </m:rPr>
            <w:rPr>
              <w:rFonts w:ascii="Cambria Math" w:hAnsi="Cambria Math" w:cs="Cambria Math"/>
            </w:rPr>
            <m:t>a</m:t>
          </m:r>
          <m:r>
            <w:rPr>
              <w:rFonts w:ascii="Cambria Math" w:hAnsi="Cambria Math" w:cs="Cambria Math"/>
            </w:rPr>
            <m:t>)</m:t>
          </m:r>
          <m:r>
            <m:rPr>
              <m:sty m:val="p"/>
            </m:rPr>
            <w:rPr>
              <w:rFonts w:ascii="Cambria Math" w:hAnsi="Cambria Math"/>
            </w:rPr>
            <m:t>≈</m:t>
          </m:r>
          <m:acc>
            <m:accPr>
              <m:ctrlPr>
                <w:rPr>
                  <w:rFonts w:ascii="Cambria Math" w:hAnsi="Cambria Math" w:cs="Cambria Math"/>
                </w:rPr>
              </m:ctrlPr>
            </m:accPr>
            <m:e>
              <m:r>
                <w:rPr>
                  <w:rFonts w:ascii="Cambria Math" w:hAnsi="Cambria Math" w:cs="Cambria Math"/>
                </w:rPr>
                <m:t>Q</m:t>
              </m:r>
            </m:e>
          </m:acc>
          <m:r>
            <m:rPr>
              <m:sty m:val="p"/>
            </m:rPr>
            <w:rPr>
              <w:rFonts w:ascii="Cambria Math" w:hAnsi="Cambria Math"/>
            </w:rPr>
            <m:t>(</m:t>
          </m:r>
          <m:r>
            <m:rPr>
              <m:sty m:val="p"/>
            </m:rPr>
            <w:rPr>
              <w:rFonts w:ascii="Cambria Math" w:hAnsi="Cambria Math" w:cs="Cambria Math"/>
            </w:rPr>
            <m:t>s</m:t>
          </m:r>
          <m:r>
            <m:rPr>
              <m:sty m:val="p"/>
            </m:rPr>
            <w:rPr>
              <w:rFonts w:ascii="Cambria Math" w:hAnsi="Cambria Math"/>
            </w:rPr>
            <m:t xml:space="preserve">, </m:t>
          </m:r>
          <m:r>
            <m:rPr>
              <m:sty m:val="p"/>
            </m:rPr>
            <w:rPr>
              <w:rFonts w:ascii="Cambria Math" w:hAnsi="Cambria Math" w:cs="Cambria Math"/>
            </w:rPr>
            <m:t>a</m:t>
          </m:r>
          <m:r>
            <m:rPr>
              <m:sty m:val="p"/>
            </m:rPr>
            <w:rPr>
              <w:rFonts w:ascii="Cambria Math" w:hAnsi="Cambria Math"/>
            </w:rPr>
            <m:t xml:space="preserve">, </m:t>
          </m:r>
          <m:r>
            <m:rPr>
              <m:sty m:val="p"/>
            </m:rPr>
            <w:rPr>
              <w:rFonts w:ascii="Cambria Math" w:hAnsi="Cambria Math" w:cs="Cambria Math"/>
            </w:rPr>
            <m:t>w</m:t>
          </m:r>
          <m:r>
            <m:rPr>
              <m:sty m:val="p"/>
            </m:rPr>
            <w:rPr>
              <w:rFonts w:ascii="Cambria Math" w:hAnsi="Cambria Math"/>
            </w:rPr>
            <m:t>)</m:t>
          </m:r>
        </m:oMath>
      </m:oMathPara>
    </w:p>
    <w:p w14:paraId="066F9D95" w14:textId="32394C63" w:rsidR="009063BF" w:rsidRDefault="009063BF" w:rsidP="007B7FD3">
      <w:pPr>
        <w:rPr>
          <w:rFonts w:ascii="David" w:hAnsi="David" w:hint="cs"/>
          <w:rtl/>
        </w:rPr>
      </w:pPr>
      <w:r>
        <w:rPr>
          <w:rFonts w:ascii="David" w:hAnsi="David" w:hint="cs"/>
          <w:rtl/>
        </w:rPr>
        <w:t xml:space="preserve">כאשר </w:t>
      </w:r>
      <w:r>
        <w:rPr>
          <w:rFonts w:ascii="David" w:hAnsi="David"/>
        </w:rPr>
        <w:t>w</w:t>
      </w:r>
      <w:r>
        <w:rPr>
          <w:rFonts w:ascii="David" w:hAnsi="David" w:hint="cs"/>
          <w:rtl/>
        </w:rPr>
        <w:t xml:space="preserve"> הוא ערך המשקלים של רשת הנוירונים. רשת הנוירונים בעצם מקבלת </w:t>
      </w:r>
      <w:r>
        <w:rPr>
          <w:rFonts w:ascii="David" w:hAnsi="David"/>
        </w:rPr>
        <w:t>tensor</w:t>
      </w:r>
      <w:r>
        <w:rPr>
          <w:rFonts w:ascii="David" w:hAnsi="David" w:hint="cs"/>
          <w:rtl/>
        </w:rPr>
        <w:t xml:space="preserve"> של המצב והפעולה (</w:t>
      </w:r>
      <w:proofErr w:type="spellStart"/>
      <w:r>
        <w:rPr>
          <w:rFonts w:ascii="David" w:hAnsi="David"/>
        </w:rPr>
        <w:t>s,a</w:t>
      </w:r>
      <w:proofErr w:type="spellEnd"/>
      <w:r>
        <w:rPr>
          <w:rFonts w:ascii="David" w:hAnsi="David" w:hint="cs"/>
          <w:rtl/>
        </w:rPr>
        <w:t>) ומחזירה פלט (</w:t>
      </w:r>
      <w:r>
        <w:rPr>
          <w:rFonts w:ascii="David" w:hAnsi="David"/>
        </w:rPr>
        <w:t>Q-Value</w:t>
      </w:r>
      <w:r>
        <w:rPr>
          <w:rFonts w:ascii="David" w:hAnsi="David" w:hint="cs"/>
          <w:rtl/>
        </w:rPr>
        <w:t>) שהוא בעצם ערך הפעולה במצב הנוכחי.</w:t>
      </w:r>
      <w:r w:rsidR="007B7FD3">
        <w:rPr>
          <w:rFonts w:ascii="David" w:hAnsi="David"/>
        </w:rPr>
        <w:t xml:space="preserve"> </w:t>
      </w:r>
      <w:r w:rsidRPr="009063BF">
        <w:rPr>
          <w:rFonts w:ascii="David" w:hAnsi="David"/>
          <w:rtl/>
        </w:rPr>
        <w:t xml:space="preserve">בעיה נוספת נעוצה בעבודה שבאימון רשת נוירונים ערכי המטרה </w:t>
      </w:r>
      <w:r>
        <w:rPr>
          <w:rFonts w:ascii="David" w:hAnsi="David" w:hint="cs"/>
          <w:rtl/>
        </w:rPr>
        <w:t>(</w:t>
      </w:r>
      <w:r>
        <w:rPr>
          <w:rFonts w:ascii="David" w:hAnsi="David"/>
        </w:rPr>
        <w:t>target</w:t>
      </w:r>
      <w:r>
        <w:rPr>
          <w:rFonts w:ascii="David" w:hAnsi="David" w:hint="cs"/>
          <w:rtl/>
        </w:rPr>
        <w:t xml:space="preserve">) </w:t>
      </w:r>
      <w:r w:rsidRPr="009063BF">
        <w:rPr>
          <w:rFonts w:ascii="David" w:hAnsi="David"/>
          <w:rtl/>
        </w:rPr>
        <w:t>הם</w:t>
      </w:r>
      <w:r w:rsidR="007B7FD3">
        <w:rPr>
          <w:rFonts w:ascii="David" w:hAnsi="David" w:hint="cs"/>
          <w:rtl/>
        </w:rPr>
        <w:t xml:space="preserve"> </w:t>
      </w:r>
      <w:r w:rsidRPr="009063BF">
        <w:rPr>
          <w:rFonts w:ascii="David" w:hAnsi="David"/>
          <w:rtl/>
        </w:rPr>
        <w:t>תמיד קבועים ולא משתנים. ערך המטרה שלנו</w:t>
      </w:r>
      <w:r>
        <w:rPr>
          <w:rFonts w:ascii="David" w:hAnsi="David" w:hint="cs"/>
          <w:rtl/>
        </w:rPr>
        <w:t xml:space="preserve"> </w:t>
      </w:r>
      <w:r w:rsidRPr="009063BF">
        <w:rPr>
          <w:rFonts w:ascii="David" w:hAnsi="David" w:hint="cs"/>
          <w:rtl/>
        </w:rPr>
        <w:t>משתנה</w:t>
      </w:r>
      <w:r w:rsidRPr="009063BF">
        <w:rPr>
          <w:rFonts w:ascii="David" w:hAnsi="David"/>
          <w:rtl/>
        </w:rPr>
        <w:t xml:space="preserve"> </w:t>
      </w:r>
      <w:r w:rsidRPr="009063BF">
        <w:rPr>
          <w:rFonts w:ascii="David" w:hAnsi="David" w:hint="cs"/>
          <w:rtl/>
        </w:rPr>
        <w:t>בכל</w:t>
      </w:r>
      <w:r w:rsidRPr="009063BF">
        <w:rPr>
          <w:rFonts w:ascii="David" w:hAnsi="David"/>
          <w:rtl/>
        </w:rPr>
        <w:t xml:space="preserve"> </w:t>
      </w:r>
      <w:r w:rsidRPr="009063BF">
        <w:rPr>
          <w:rFonts w:ascii="David" w:hAnsi="David" w:hint="cs"/>
          <w:rtl/>
        </w:rPr>
        <w:t>פעם</w:t>
      </w:r>
      <w:r w:rsidRPr="009063BF">
        <w:rPr>
          <w:rFonts w:ascii="David" w:hAnsi="David"/>
          <w:rtl/>
        </w:rPr>
        <w:t xml:space="preserve"> </w:t>
      </w:r>
      <w:r w:rsidRPr="009063BF">
        <w:rPr>
          <w:rFonts w:ascii="David" w:hAnsi="David" w:hint="cs"/>
          <w:rtl/>
        </w:rPr>
        <w:t>שאנחנו</w:t>
      </w:r>
      <w:r>
        <w:rPr>
          <w:rFonts w:ascii="David" w:hAnsi="David" w:hint="cs"/>
          <w:rtl/>
        </w:rPr>
        <w:t xml:space="preserve"> </w:t>
      </w:r>
      <w:r w:rsidRPr="009063BF">
        <w:rPr>
          <w:rFonts w:ascii="David" w:hAnsi="David" w:hint="eastAsia"/>
          <w:rtl/>
        </w:rPr>
        <w:t>משנים</w:t>
      </w:r>
      <w:r w:rsidRPr="009063BF">
        <w:rPr>
          <w:rFonts w:ascii="David" w:hAnsi="David"/>
          <w:rtl/>
        </w:rPr>
        <w:t xml:space="preserve"> את הפרמטרים של הרשת.</w:t>
      </w:r>
      <w:r>
        <w:rPr>
          <w:rFonts w:ascii="David" w:hAnsi="David" w:hint="cs"/>
          <w:rtl/>
        </w:rPr>
        <w:t xml:space="preserve"> נעשה </w:t>
      </w:r>
      <w:r w:rsidRPr="009063BF">
        <w:rPr>
          <w:rFonts w:ascii="David" w:hAnsi="David"/>
          <w:rtl/>
        </w:rPr>
        <w:t>שימוש בש</w:t>
      </w:r>
      <w:r w:rsidR="00F66603">
        <w:rPr>
          <w:rFonts w:ascii="David" w:hAnsi="David" w:hint="cs"/>
          <w:rtl/>
        </w:rPr>
        <w:t>ת</w:t>
      </w:r>
      <w:r w:rsidRPr="009063BF">
        <w:rPr>
          <w:rFonts w:ascii="David" w:hAnsi="David"/>
          <w:rtl/>
        </w:rPr>
        <w:t>י רשתות נוירונים בעל</w:t>
      </w:r>
      <w:r w:rsidR="001F1098">
        <w:rPr>
          <w:rFonts w:ascii="David" w:hAnsi="David" w:hint="cs"/>
          <w:rtl/>
        </w:rPr>
        <w:t>ות</w:t>
      </w:r>
      <w:r w:rsidRPr="009063BF">
        <w:rPr>
          <w:rFonts w:ascii="David" w:hAnsi="David"/>
          <w:rtl/>
        </w:rPr>
        <w:t xml:space="preserve"> אותו מבנה אך עם פרמטרים שונים</w:t>
      </w:r>
      <w:r>
        <w:rPr>
          <w:rFonts w:ascii="David" w:hAnsi="David" w:hint="cs"/>
          <w:rtl/>
        </w:rPr>
        <w:t xml:space="preserve">: </w:t>
      </w:r>
      <w:r w:rsidRPr="009063BF">
        <w:rPr>
          <w:rFonts w:ascii="David" w:hAnsi="David"/>
          <w:rtl/>
        </w:rPr>
        <w:t xml:space="preserve">רשת אחת משמשת לבחירת הצעדים  </w:t>
      </w:r>
      <w:r w:rsidRPr="009063BF">
        <w:rPr>
          <w:rFonts w:ascii="David" w:hAnsi="David" w:hint="cs"/>
          <w:rtl/>
        </w:rPr>
        <w:t>ואותה</w:t>
      </w:r>
      <w:r w:rsidRPr="009063BF">
        <w:rPr>
          <w:rFonts w:ascii="David" w:hAnsi="David"/>
          <w:rtl/>
        </w:rPr>
        <w:t xml:space="preserve"> </w:t>
      </w:r>
      <w:r w:rsidRPr="009063BF">
        <w:rPr>
          <w:rFonts w:ascii="David" w:hAnsi="David" w:hint="cs"/>
          <w:rtl/>
        </w:rPr>
        <w:t>אנחנו</w:t>
      </w:r>
      <w:r w:rsidRPr="009063BF">
        <w:rPr>
          <w:rFonts w:ascii="David" w:hAnsi="David"/>
          <w:rtl/>
        </w:rPr>
        <w:t xml:space="preserve"> </w:t>
      </w:r>
      <w:r w:rsidRPr="009063BF">
        <w:rPr>
          <w:rFonts w:ascii="David" w:hAnsi="David" w:hint="cs"/>
          <w:rtl/>
        </w:rPr>
        <w:t>מעדכנים</w:t>
      </w:r>
      <w:r w:rsidRPr="009063BF">
        <w:rPr>
          <w:rFonts w:ascii="David" w:hAnsi="David"/>
          <w:rtl/>
        </w:rPr>
        <w:t xml:space="preserve"> </w:t>
      </w:r>
      <w:r w:rsidRPr="009063BF">
        <w:rPr>
          <w:rFonts w:ascii="David" w:hAnsi="David" w:hint="cs"/>
          <w:rtl/>
        </w:rPr>
        <w:t>בכל</w:t>
      </w:r>
      <w:r w:rsidRPr="009063BF">
        <w:rPr>
          <w:rFonts w:ascii="David" w:hAnsi="David"/>
          <w:rtl/>
        </w:rPr>
        <w:t xml:space="preserve"> </w:t>
      </w:r>
      <w:proofErr w:type="spellStart"/>
      <w:r w:rsidRPr="009063BF">
        <w:rPr>
          <w:rFonts w:ascii="David" w:hAnsi="David" w:hint="cs"/>
          <w:rtl/>
        </w:rPr>
        <w:t>איטרציה</w:t>
      </w:r>
      <w:proofErr w:type="spellEnd"/>
      <w:r w:rsidR="00E44FB5">
        <w:rPr>
          <w:rFonts w:ascii="David" w:hAnsi="David" w:hint="cs"/>
          <w:rtl/>
        </w:rPr>
        <w:t xml:space="preserve"> (</w:t>
      </w:r>
      <w:proofErr w:type="spellStart"/>
      <w:r w:rsidR="00E44FB5">
        <w:rPr>
          <w:rFonts w:ascii="David" w:hAnsi="David" w:hint="cs"/>
          <w:rtl/>
        </w:rPr>
        <w:t>איטרציה</w:t>
      </w:r>
      <w:proofErr w:type="spellEnd"/>
      <w:r w:rsidR="00E44FB5">
        <w:rPr>
          <w:rFonts w:ascii="David" w:hAnsi="David" w:hint="cs"/>
          <w:rtl/>
        </w:rPr>
        <w:t xml:space="preserve"> </w:t>
      </w:r>
      <w:r w:rsidR="00E44FB5">
        <w:rPr>
          <w:rFonts w:ascii="David" w:hAnsi="David"/>
          <w:rtl/>
        </w:rPr>
        <w:t>–</w:t>
      </w:r>
      <w:r w:rsidR="00E44FB5">
        <w:rPr>
          <w:rFonts w:ascii="David" w:hAnsi="David" w:hint="cs"/>
          <w:rtl/>
        </w:rPr>
        <w:t xml:space="preserve"> לולאה אחת, לקיחת </w:t>
      </w:r>
      <w:r w:rsidR="00E44FB5">
        <w:rPr>
          <w:rFonts w:ascii="David" w:hAnsi="David"/>
        </w:rPr>
        <w:t>batch</w:t>
      </w:r>
      <w:r w:rsidR="00E44FB5">
        <w:rPr>
          <w:rFonts w:ascii="David" w:hAnsi="David" w:hint="cs"/>
          <w:rtl/>
        </w:rPr>
        <w:t xml:space="preserve"> אחד והכנסתו לרשת </w:t>
      </w:r>
      <w:r w:rsidR="00E44FB5">
        <w:rPr>
          <w:rFonts w:ascii="David" w:hAnsi="David"/>
          <w:rtl/>
        </w:rPr>
        <w:t>–</w:t>
      </w:r>
      <w:r w:rsidR="00E44FB5">
        <w:rPr>
          <w:rFonts w:ascii="David" w:hAnsi="David" w:hint="cs"/>
          <w:rtl/>
        </w:rPr>
        <w:t xml:space="preserve"> ראה בהמשך)</w:t>
      </w:r>
      <w:r w:rsidRPr="009063BF">
        <w:rPr>
          <w:rFonts w:ascii="David" w:hAnsi="David"/>
          <w:rtl/>
        </w:rPr>
        <w:t xml:space="preserve">. רשת שניה משמשת לבחירת המטרות </w:t>
      </w:r>
      <w:r w:rsidRPr="009063BF">
        <w:rPr>
          <w:rFonts w:ascii="David" w:hAnsi="David" w:hint="eastAsia"/>
          <w:rtl/>
        </w:rPr>
        <w:t>והיא</w:t>
      </w:r>
      <w:r w:rsidRPr="009063BF">
        <w:rPr>
          <w:rFonts w:ascii="David" w:hAnsi="David"/>
          <w:rtl/>
        </w:rPr>
        <w:t xml:space="preserve"> קבועה למשך </w:t>
      </w:r>
      <w:r w:rsidR="00660ED9">
        <w:rPr>
          <w:rFonts w:ascii="David" w:hAnsi="David"/>
        </w:rPr>
        <w:t>C</w:t>
      </w:r>
      <w:r w:rsidR="00660ED9">
        <w:rPr>
          <w:rFonts w:ascii="David" w:hAnsi="David" w:hint="cs"/>
          <w:rtl/>
        </w:rPr>
        <w:t xml:space="preserve"> </w:t>
      </w:r>
      <w:proofErr w:type="spellStart"/>
      <w:r w:rsidR="00660ED9">
        <w:rPr>
          <w:rFonts w:ascii="David" w:hAnsi="David" w:hint="cs"/>
          <w:rtl/>
        </w:rPr>
        <w:t>איטרציות</w:t>
      </w:r>
      <w:proofErr w:type="spellEnd"/>
      <w:r w:rsidR="00660ED9">
        <w:rPr>
          <w:rFonts w:ascii="David" w:hAnsi="David" w:hint="cs"/>
          <w:rtl/>
        </w:rPr>
        <w:t xml:space="preserve">, כאשר לאחר </w:t>
      </w:r>
      <w:r w:rsidR="00660ED9">
        <w:rPr>
          <w:rFonts w:ascii="David" w:hAnsi="David"/>
        </w:rPr>
        <w:t>C</w:t>
      </w:r>
      <w:r w:rsidR="00660ED9">
        <w:rPr>
          <w:rFonts w:ascii="David" w:hAnsi="David" w:hint="cs"/>
          <w:rtl/>
        </w:rPr>
        <w:t xml:space="preserve"> </w:t>
      </w:r>
      <w:proofErr w:type="spellStart"/>
      <w:r w:rsidR="00660ED9">
        <w:rPr>
          <w:rFonts w:ascii="David" w:hAnsi="David" w:hint="cs"/>
          <w:rtl/>
        </w:rPr>
        <w:t>איטרציות</w:t>
      </w:r>
      <w:proofErr w:type="spellEnd"/>
      <w:r w:rsidR="00660ED9">
        <w:rPr>
          <w:rFonts w:ascii="David" w:hAnsi="David" w:hint="cs"/>
          <w:rtl/>
        </w:rPr>
        <w:t xml:space="preserve"> אנחנו מעדכנים את משקלי רשת המטרות למשקלי הרשת הראשונה.</w:t>
      </w:r>
      <w:r w:rsidR="007B7FD3">
        <w:rPr>
          <w:rFonts w:ascii="David" w:hAnsi="David" w:hint="cs"/>
          <w:rtl/>
        </w:rPr>
        <w:t xml:space="preserve"> ככה בעצם מתנהל אימון רשת הנוירונים. כאשר אנו רוצים להשתמש ברשת, נבחר פעולה לפי </w:t>
      </w:r>
      <w:r w:rsidR="007B7FD3">
        <w:rPr>
          <w:rFonts w:ascii="David" w:hAnsi="David"/>
        </w:rPr>
        <w:t>epsilon-greedy</w:t>
      </w:r>
      <w:r w:rsidR="007B7FD3">
        <w:rPr>
          <w:rFonts w:ascii="David" w:hAnsi="David" w:hint="cs"/>
          <w:rtl/>
        </w:rPr>
        <w:t xml:space="preserve">, אם לא בוחרים פעולה רנדומלית נבחר את הפעולה שהרשת מניבה ממנה את הערך הכי גבוה </w:t>
      </w:r>
      <w:r w:rsidR="007B7FD3">
        <w:rPr>
          <w:rFonts w:ascii="David" w:hAnsi="David"/>
          <w:rtl/>
        </w:rPr>
        <w:t>–</w:t>
      </w:r>
      <w:r w:rsidR="007B7FD3">
        <w:rPr>
          <w:rFonts w:ascii="David" w:hAnsi="David" w:hint="cs"/>
          <w:rtl/>
        </w:rPr>
        <w:t xml:space="preserve"> כלומר נבדוק את כל זוגות המצב-פעולה האפשריים עבור כל הפעולות החוקיות ממצב מסוים ונחזיר את הפעולה אשר ערך המצב של הזוג הזה הוא הכי גבוה.</w:t>
      </w:r>
    </w:p>
    <w:p w14:paraId="75B8E4CF" w14:textId="77777777" w:rsidR="00E44FB5" w:rsidRDefault="00E44FB5" w:rsidP="00660ED9">
      <w:pPr>
        <w:rPr>
          <w:rFonts w:ascii="David" w:hAnsi="David"/>
          <w:rtl/>
        </w:rPr>
      </w:pPr>
    </w:p>
    <w:p w14:paraId="4C0B1678" w14:textId="77777777" w:rsidR="000C35FB" w:rsidRDefault="000C35FB" w:rsidP="00660ED9">
      <w:pPr>
        <w:rPr>
          <w:rFonts w:ascii="David" w:hAnsi="David"/>
          <w:rtl/>
        </w:rPr>
      </w:pPr>
    </w:p>
    <w:p w14:paraId="7635FC67" w14:textId="77777777" w:rsidR="000C35FB" w:rsidRDefault="000C35FB" w:rsidP="00660ED9">
      <w:pPr>
        <w:rPr>
          <w:rFonts w:ascii="David" w:hAnsi="David"/>
          <w:rtl/>
        </w:rPr>
      </w:pPr>
    </w:p>
    <w:p w14:paraId="47DA781A" w14:textId="77777777" w:rsidR="000C35FB" w:rsidRDefault="000C35FB" w:rsidP="00660ED9">
      <w:pPr>
        <w:rPr>
          <w:rFonts w:ascii="David" w:hAnsi="David"/>
          <w:rtl/>
        </w:rPr>
      </w:pPr>
    </w:p>
    <w:p w14:paraId="6FEC2CD4" w14:textId="77777777" w:rsidR="000C35FB" w:rsidRDefault="000C35FB" w:rsidP="00660ED9">
      <w:pPr>
        <w:rPr>
          <w:rFonts w:ascii="David" w:hAnsi="David"/>
          <w:rtl/>
        </w:rPr>
      </w:pPr>
    </w:p>
    <w:p w14:paraId="26B5EA38" w14:textId="77777777" w:rsidR="000C35FB" w:rsidRDefault="000C35FB" w:rsidP="00660ED9">
      <w:pPr>
        <w:rPr>
          <w:rFonts w:ascii="David" w:hAnsi="David"/>
          <w:rtl/>
        </w:rPr>
      </w:pPr>
    </w:p>
    <w:p w14:paraId="6FE92A54" w14:textId="77777777" w:rsidR="000C35FB" w:rsidRDefault="000C35FB" w:rsidP="00660ED9">
      <w:pPr>
        <w:rPr>
          <w:rFonts w:ascii="David" w:hAnsi="David"/>
          <w:rtl/>
        </w:rPr>
      </w:pPr>
    </w:p>
    <w:p w14:paraId="5B5B842D" w14:textId="77777777" w:rsidR="000C35FB" w:rsidRPr="00660ED9" w:rsidRDefault="000C35FB" w:rsidP="00660ED9">
      <w:pPr>
        <w:rPr>
          <w:rFonts w:ascii="David" w:hAnsi="David"/>
          <w:rtl/>
        </w:rPr>
      </w:pPr>
    </w:p>
    <w:p w14:paraId="3F850BF4" w14:textId="659889C9" w:rsidR="0006018D" w:rsidRDefault="0006018D" w:rsidP="0006018D">
      <w:pPr>
        <w:pStyle w:val="Heading3"/>
        <w:rPr>
          <w:rFonts w:ascii="David" w:hAnsi="David"/>
          <w:rtl/>
        </w:rPr>
      </w:pPr>
      <w:bookmarkStart w:id="34" w:name="_Toc168314937"/>
      <w:r w:rsidRPr="00F53613">
        <w:rPr>
          <w:rFonts w:ascii="David" w:hAnsi="David"/>
        </w:rPr>
        <w:lastRenderedPageBreak/>
        <w:t>Replay buffer</w:t>
      </w:r>
      <w:bookmarkEnd w:id="34"/>
    </w:p>
    <w:p w14:paraId="50F86A1C" w14:textId="77777777" w:rsidR="00E44FB5" w:rsidRPr="00E44FB5" w:rsidRDefault="00E44FB5" w:rsidP="00E44FB5">
      <w:pPr>
        <w:rPr>
          <w:rtl/>
        </w:rPr>
      </w:pPr>
      <w:r>
        <w:rPr>
          <w:rFonts w:hint="cs"/>
          <w:rtl/>
        </w:rPr>
        <w:t xml:space="preserve">כפי שהוזכר קודם, בכל </w:t>
      </w:r>
      <w:proofErr w:type="spellStart"/>
      <w:r>
        <w:rPr>
          <w:rFonts w:hint="cs"/>
          <w:rtl/>
        </w:rPr>
        <w:t>איטרציה</w:t>
      </w:r>
      <w:proofErr w:type="spellEnd"/>
      <w:r>
        <w:rPr>
          <w:rFonts w:hint="cs"/>
          <w:rtl/>
        </w:rPr>
        <w:t xml:space="preserve"> נלקח </w:t>
      </w:r>
      <w:r>
        <w:t>batch</w:t>
      </w:r>
      <w:r>
        <w:rPr>
          <w:rFonts w:hint="cs"/>
          <w:rtl/>
        </w:rPr>
        <w:t xml:space="preserve"> </w:t>
      </w:r>
      <w:r>
        <w:rPr>
          <w:rtl/>
        </w:rPr>
        <w:t>–</w:t>
      </w:r>
      <w:r>
        <w:rPr>
          <w:rFonts w:hint="cs"/>
          <w:rtl/>
        </w:rPr>
        <w:t xml:space="preserve"> אוסף של שרשראות </w:t>
      </w:r>
      <w:proofErr w:type="spellStart"/>
      <w:r>
        <w:t>s,a,r,s</w:t>
      </w:r>
      <w:proofErr w:type="spellEnd"/>
      <w:r>
        <w:t>’</w:t>
      </w:r>
      <w:r>
        <w:rPr>
          <w:rFonts w:hint="cs"/>
          <w:rtl/>
        </w:rPr>
        <w:t xml:space="preserve">, (מצב, פעולה, תגמול והמצב הבא) כאשר לכל </w:t>
      </w:r>
      <w:r>
        <w:t>batch</w:t>
      </w:r>
      <w:r>
        <w:rPr>
          <w:rFonts w:hint="cs"/>
          <w:rtl/>
        </w:rPr>
        <w:t xml:space="preserve"> יש גודל קבוע. אך מאיפה לוקחים את השרשראות האלה? כדי להבין זאת נלך טיפה אחורה.</w:t>
      </w:r>
      <w:r>
        <w:rPr>
          <w:rtl/>
        </w:rPr>
        <w:t xml:space="preserve"> אחת הבעיות המרכזיות ביישום רשת נוירונים באלגוריתם </w:t>
      </w:r>
      <w:r>
        <w:t>Q-Learning</w:t>
      </w:r>
      <w:r>
        <w:rPr>
          <w:rtl/>
        </w:rPr>
        <w:t xml:space="preserve"> המשתמש ב</w:t>
      </w:r>
      <w:r>
        <w:rPr>
          <w:rFonts w:hint="cs"/>
          <w:rtl/>
        </w:rPr>
        <w:t>-</w:t>
      </w:r>
      <w:r>
        <w:t>bootstrapping</w:t>
      </w:r>
      <w:r>
        <w:rPr>
          <w:rtl/>
        </w:rPr>
        <w:t xml:space="preserve"> הוא העובדה שהדגימות שלנו מהסביבה תלויות אחת </w:t>
      </w:r>
      <w:proofErr w:type="spellStart"/>
      <w:r>
        <w:rPr>
          <w:rtl/>
        </w:rPr>
        <w:t>בשניה</w:t>
      </w:r>
      <w:proofErr w:type="spellEnd"/>
      <w:r>
        <w:rPr>
          <w:rFonts w:hint="cs"/>
          <w:rtl/>
        </w:rPr>
        <w:t xml:space="preserve"> - </w:t>
      </w:r>
      <w:r>
        <w:rPr>
          <w:rtl/>
        </w:rPr>
        <w:t>בעת האימון של הסוכן אנחנו יוצרים שרשרת של מצבים ופעולות אשר אחד</w:t>
      </w:r>
      <w:r>
        <w:rPr>
          <w:rFonts w:hint="cs"/>
          <w:rtl/>
        </w:rPr>
        <w:t xml:space="preserve"> </w:t>
      </w:r>
      <w:r>
        <w:rPr>
          <w:rtl/>
        </w:rPr>
        <w:t>נובע מהשני.</w:t>
      </w:r>
      <w:r>
        <w:rPr>
          <w:rFonts w:hint="cs"/>
          <w:rtl/>
        </w:rPr>
        <w:t xml:space="preserve"> </w:t>
      </w:r>
      <w:r>
        <w:rPr>
          <w:rtl/>
        </w:rPr>
        <w:t xml:space="preserve">בנוסף, הדגימות רלוונטיות למשחק ולמדיניות </w:t>
      </w:r>
      <w:proofErr w:type="spellStart"/>
      <w:r>
        <w:rPr>
          <w:rtl/>
        </w:rPr>
        <w:t>מסויימת</w:t>
      </w:r>
      <w:proofErr w:type="spellEnd"/>
      <w:r>
        <w:rPr>
          <w:rtl/>
        </w:rPr>
        <w:t xml:space="preserve"> ואינה אקראית.</w:t>
      </w:r>
      <w:r>
        <w:rPr>
          <w:rFonts w:hint="cs"/>
          <w:rtl/>
        </w:rPr>
        <w:t xml:space="preserve"> </w:t>
      </w:r>
      <w:r>
        <w:rPr>
          <w:rtl/>
        </w:rPr>
        <w:t>על מנת שלמידת מכונה תצליח על הקלט שלנו למלא אחר התנאי:</w:t>
      </w:r>
      <w:r>
        <w:rPr>
          <w:rFonts w:hint="cs"/>
          <w:rtl/>
        </w:rPr>
        <w:t xml:space="preserve"> </w:t>
      </w:r>
      <w:proofErr w:type="spellStart"/>
      <w:r>
        <w:t>i.i.d</w:t>
      </w:r>
      <w:proofErr w:type="spellEnd"/>
      <w:r>
        <w:t xml:space="preserve"> - Independent and Identically Distributed</w:t>
      </w:r>
    </w:p>
    <w:p w14:paraId="0E74D2B0" w14:textId="7FA12A28" w:rsidR="00E44FB5" w:rsidRDefault="00E44FB5" w:rsidP="00E44FB5">
      <w:pPr>
        <w:rPr>
          <w:rtl/>
        </w:rPr>
      </w:pPr>
      <w:r>
        <w:rPr>
          <w:rFonts w:hint="cs"/>
          <w:rtl/>
        </w:rPr>
        <w:t xml:space="preserve">לכן, נעשה שימוש במבנה נתונים הנקרא </w:t>
      </w:r>
      <w:r>
        <w:t>Replay Buffer</w:t>
      </w:r>
      <w:r>
        <w:rPr>
          <w:rFonts w:hint="cs"/>
          <w:rtl/>
        </w:rPr>
        <w:t xml:space="preserve"> השומר דגימות אשר ניקח מהסביבה. ולסיכום, </w:t>
      </w:r>
      <w:r>
        <w:rPr>
          <w:rtl/>
        </w:rPr>
        <w:t xml:space="preserve">עדכון רשת הנוירונים יעשה באמצעות </w:t>
      </w:r>
      <w:r>
        <w:t>batches</w:t>
      </w:r>
      <w:r>
        <w:rPr>
          <w:rtl/>
        </w:rPr>
        <w:t xml:space="preserve"> אקראיים</w:t>
      </w:r>
      <w:r>
        <w:rPr>
          <w:rFonts w:hint="cs"/>
          <w:rtl/>
        </w:rPr>
        <w:t xml:space="preserve"> אשר יילקחו ממבנה הנתונים הזה לאחר שנמלא אותו מעט. בנוסף, </w:t>
      </w:r>
      <w:r>
        <w:rPr>
          <w:rtl/>
        </w:rPr>
        <w:t>מבנה הנתונים יהיה מוגבל בגודלו כך שיישמרו בו תמיד הנתונים האחרונים</w:t>
      </w:r>
      <w:r>
        <w:rPr>
          <w:rFonts w:hint="cs"/>
          <w:rtl/>
        </w:rPr>
        <w:t xml:space="preserve"> </w:t>
      </w:r>
      <w:r>
        <w:rPr>
          <w:rtl/>
        </w:rPr>
        <w:t>שנדגמו בהתאם למדיניות המעודכנת שלנו.</w:t>
      </w:r>
    </w:p>
    <w:p w14:paraId="0ADBD2D3" w14:textId="77777777" w:rsidR="00E44FB5" w:rsidRDefault="00E44FB5" w:rsidP="00E44FB5">
      <w:pPr>
        <w:rPr>
          <w:rtl/>
        </w:rPr>
      </w:pPr>
    </w:p>
    <w:p w14:paraId="7936B0E5" w14:textId="7D9422FA" w:rsidR="0006018D" w:rsidRDefault="0006018D" w:rsidP="0006018D">
      <w:pPr>
        <w:pStyle w:val="Heading3"/>
        <w:rPr>
          <w:rFonts w:ascii="David" w:hAnsi="David"/>
          <w:rtl/>
        </w:rPr>
      </w:pPr>
      <w:bookmarkStart w:id="35" w:name="_Toc168314938"/>
      <w:r w:rsidRPr="00F53613">
        <w:rPr>
          <w:rFonts w:ascii="David" w:hAnsi="David"/>
          <w:rtl/>
        </w:rPr>
        <w:t>נוסחת בלמן בלמידת חיזוק עמוקה</w:t>
      </w:r>
      <w:bookmarkEnd w:id="35"/>
    </w:p>
    <w:p w14:paraId="30CDEB95" w14:textId="77777777" w:rsidR="00A27F84" w:rsidRDefault="00A27F84" w:rsidP="00E44FB5">
      <w:pPr>
        <w:rPr>
          <w:rtl/>
        </w:rPr>
      </w:pPr>
      <w:r>
        <w:rPr>
          <w:rFonts w:hint="cs"/>
          <w:rtl/>
        </w:rPr>
        <w:t>בלמידת החיזוק שלנו אנו משתמשים בכלל העדכון כמו ב</w:t>
      </w:r>
      <w:r>
        <w:t>Q-Learning</w:t>
      </w:r>
      <w:r>
        <w:rPr>
          <w:rFonts w:hint="cs"/>
          <w:rtl/>
        </w:rPr>
        <w:t>, ולכן גם משוואת בלמן תהיה דומה רק שבמקום לעדכן את ערכי ה</w:t>
      </w:r>
      <w:r>
        <w:t>Q-Table</w:t>
      </w:r>
      <w:r>
        <w:rPr>
          <w:rFonts w:hint="cs"/>
          <w:rtl/>
        </w:rPr>
        <w:t xml:space="preserve"> נעדכן את ערכי פונקציית הרשת נוירונים, בהתאם למשוואה שתיארנו קודם:</w:t>
      </w:r>
    </w:p>
    <w:p w14:paraId="4904ACD7" w14:textId="2D37FBB3" w:rsidR="00E44FB5" w:rsidRDefault="00A27F84" w:rsidP="00E44FB5">
      <w:r>
        <w:rPr>
          <w:rFonts w:hint="cs"/>
          <w:rtl/>
        </w:rPr>
        <w:t xml:space="preserve"> </w:t>
      </w:r>
      <m:oMath>
        <m:acc>
          <m:accPr>
            <m:ctrlPr>
              <w:rPr>
                <w:rFonts w:ascii="Cambria Math" w:hAnsi="Cambria Math" w:cs="Cambria Math"/>
              </w:rPr>
            </m:ctrlPr>
          </m:accPr>
          <m:e>
            <m:r>
              <w:rPr>
                <w:rFonts w:ascii="Cambria Math" w:hAnsi="Cambria Math" w:cs="Cambria Math"/>
              </w:rPr>
              <m:t>Q</m:t>
            </m:r>
          </m:e>
        </m:acc>
        <m:d>
          <m:dPr>
            <m:ctrlPr>
              <w:rPr>
                <w:rFonts w:ascii="Cambria Math" w:hAnsi="Cambria Math"/>
              </w:rPr>
            </m:ctrlPr>
          </m:dPr>
          <m:e>
            <m:r>
              <m:rPr>
                <m:sty m:val="p"/>
              </m:rPr>
              <w:rPr>
                <w:rFonts w:ascii="Cambria Math" w:hAnsi="Cambria Math" w:cs="Cambria Math"/>
              </w:rPr>
              <m:t>s</m:t>
            </m:r>
            <m:r>
              <m:rPr>
                <m:sty m:val="p"/>
              </m:rPr>
              <w:rPr>
                <w:rFonts w:ascii="Cambria Math" w:hAnsi="Cambria Math"/>
              </w:rPr>
              <m:t xml:space="preserve">, </m:t>
            </m:r>
            <m:r>
              <m:rPr>
                <m:sty m:val="p"/>
              </m:rPr>
              <w:rPr>
                <w:rFonts w:ascii="Cambria Math" w:hAnsi="Cambria Math" w:cs="Cambria Math"/>
              </w:rPr>
              <m:t>a</m:t>
            </m:r>
            <m:r>
              <m:rPr>
                <m:sty m:val="p"/>
              </m:rPr>
              <w:rPr>
                <w:rFonts w:ascii="Cambria Math" w:hAnsi="Cambria Math"/>
              </w:rPr>
              <m:t xml:space="preserve">, </m:t>
            </m:r>
            <m:r>
              <m:rPr>
                <m:sty m:val="p"/>
              </m:rPr>
              <w:rPr>
                <w:rFonts w:ascii="Cambria Math" w:hAnsi="Cambria Math" w:cs="Cambria Math"/>
              </w:rPr>
              <m:t>w</m:t>
            </m:r>
          </m:e>
        </m:d>
        <m:r>
          <m:rPr>
            <m:sty m:val="p"/>
          </m:rPr>
          <w:rPr>
            <w:rFonts w:ascii="Cambria Math" w:hAnsi="Cambria Math"/>
          </w:rPr>
          <m:t>=</m:t>
        </m:r>
        <m:acc>
          <m:accPr>
            <m:ctrlPr>
              <w:rPr>
                <w:rFonts w:ascii="Cambria Math" w:hAnsi="Cambria Math" w:cs="Cambria Math"/>
              </w:rPr>
            </m:ctrlPr>
          </m:accPr>
          <m:e>
            <m:r>
              <w:rPr>
                <w:rFonts w:ascii="Cambria Math" w:hAnsi="Cambria Math" w:cs="Cambria Math"/>
              </w:rPr>
              <m:t>Q</m:t>
            </m:r>
          </m:e>
        </m:acc>
        <m:d>
          <m:dPr>
            <m:ctrlPr>
              <w:rPr>
                <w:rFonts w:ascii="Cambria Math" w:hAnsi="Cambria Math"/>
              </w:rPr>
            </m:ctrlPr>
          </m:dPr>
          <m:e>
            <m:r>
              <m:rPr>
                <m:sty m:val="p"/>
              </m:rPr>
              <w:rPr>
                <w:rFonts w:ascii="Cambria Math" w:hAnsi="Cambria Math" w:cs="Cambria Math"/>
              </w:rPr>
              <m:t>s</m:t>
            </m:r>
            <m:r>
              <m:rPr>
                <m:sty m:val="p"/>
              </m:rPr>
              <w:rPr>
                <w:rFonts w:ascii="Cambria Math" w:hAnsi="Cambria Math"/>
              </w:rPr>
              <m:t xml:space="preserve">, </m:t>
            </m:r>
            <m:r>
              <m:rPr>
                <m:sty m:val="p"/>
              </m:rPr>
              <w:rPr>
                <w:rFonts w:ascii="Cambria Math" w:hAnsi="Cambria Math" w:cs="Cambria Math"/>
              </w:rPr>
              <m:t>a</m:t>
            </m:r>
            <m:r>
              <m:rPr>
                <m:sty m:val="p"/>
              </m:rPr>
              <w:rPr>
                <w:rFonts w:ascii="Cambria Math" w:hAnsi="Cambria Math"/>
              </w:rPr>
              <m:t xml:space="preserve">, </m:t>
            </m:r>
            <m:r>
              <m:rPr>
                <m:sty m:val="p"/>
              </m:rPr>
              <w:rPr>
                <w:rFonts w:ascii="Cambria Math" w:hAnsi="Cambria Math" w:cs="Cambria Math"/>
              </w:rPr>
              <m:t>w</m:t>
            </m:r>
          </m:e>
        </m:d>
        <m:r>
          <w:rPr>
            <w:rFonts w:ascii="Cambria Math" w:hAnsi="Cambria Math"/>
          </w:rPr>
          <m:t>+α∙(R+ γ∙ma</m:t>
        </m:r>
        <m:sSub>
          <m:sSubPr>
            <m:ctrlPr>
              <w:rPr>
                <w:rFonts w:ascii="Cambria Math" w:hAnsi="Cambria Math"/>
                <w:i/>
              </w:rPr>
            </m:ctrlPr>
          </m:sSubPr>
          <m:e>
            <m:r>
              <w:rPr>
                <w:rFonts w:ascii="Cambria Math" w:hAnsi="Cambria Math"/>
              </w:rPr>
              <m:t>x</m:t>
            </m:r>
          </m:e>
          <m:sub>
            <m:r>
              <w:rPr>
                <w:rFonts w:ascii="Cambria Math" w:hAnsi="Cambria Math"/>
              </w:rPr>
              <m:t>a</m:t>
            </m:r>
          </m:sub>
        </m:sSub>
        <m:acc>
          <m:accPr>
            <m:ctrlPr>
              <w:rPr>
                <w:rFonts w:ascii="Cambria Math" w:hAnsi="Cambria Math" w:cs="Cambria Math"/>
              </w:rPr>
            </m:ctrlPr>
          </m:accPr>
          <m:e>
            <m:r>
              <w:rPr>
                <w:rFonts w:ascii="Cambria Math" w:hAnsi="Cambria Math" w:cs="Cambria Math"/>
              </w:rPr>
              <m:t>Q</m:t>
            </m:r>
          </m:e>
        </m:acc>
        <m:d>
          <m:dPr>
            <m:ctrlPr>
              <w:rPr>
                <w:rFonts w:ascii="Cambria Math" w:hAnsi="Cambria Math"/>
              </w:rPr>
            </m:ctrlPr>
          </m:dPr>
          <m:e>
            <m:r>
              <m:rPr>
                <m:sty m:val="p"/>
              </m:rPr>
              <w:rPr>
                <w:rFonts w:ascii="Cambria Math" w:hAnsi="Cambria Math" w:cs="Cambria Math"/>
              </w:rPr>
              <m:t>s'</m:t>
            </m:r>
            <m:r>
              <m:rPr>
                <m:sty m:val="p"/>
              </m:rPr>
              <w:rPr>
                <w:rFonts w:ascii="Cambria Math" w:hAnsi="Cambria Math"/>
              </w:rPr>
              <m:t xml:space="preserve">, </m:t>
            </m:r>
            <m:r>
              <m:rPr>
                <m:sty m:val="p"/>
              </m:rPr>
              <w:rPr>
                <w:rFonts w:ascii="Cambria Math" w:hAnsi="Cambria Math" w:cs="Cambria Math"/>
              </w:rPr>
              <m:t>a</m:t>
            </m:r>
            <m:r>
              <m:rPr>
                <m:sty m:val="p"/>
              </m:rPr>
              <w:rPr>
                <w:rFonts w:ascii="Cambria Math" w:hAnsi="Cambria Math"/>
              </w:rPr>
              <m:t xml:space="preserve">, </m:t>
            </m:r>
            <m:r>
              <m:rPr>
                <m:sty m:val="p"/>
              </m:rPr>
              <w:rPr>
                <w:rFonts w:ascii="Cambria Math" w:hAnsi="Cambria Math" w:cs="Cambria Math"/>
              </w:rPr>
              <m:t>w</m:t>
            </m:r>
          </m:e>
        </m:d>
        <m:r>
          <w:rPr>
            <w:rFonts w:ascii="Cambria Math" w:hAnsi="Cambria Math"/>
          </w:rPr>
          <m:t xml:space="preserve">- </m:t>
        </m:r>
        <m:acc>
          <m:accPr>
            <m:ctrlPr>
              <w:rPr>
                <w:rFonts w:ascii="Cambria Math" w:hAnsi="Cambria Math" w:cs="Cambria Math"/>
              </w:rPr>
            </m:ctrlPr>
          </m:accPr>
          <m:e>
            <m:r>
              <w:rPr>
                <w:rFonts w:ascii="Cambria Math" w:hAnsi="Cambria Math" w:cs="Cambria Math"/>
              </w:rPr>
              <m:t>Q</m:t>
            </m:r>
          </m:e>
        </m:acc>
        <m:d>
          <m:dPr>
            <m:ctrlPr>
              <w:rPr>
                <w:rFonts w:ascii="Cambria Math" w:hAnsi="Cambria Math"/>
              </w:rPr>
            </m:ctrlPr>
          </m:dPr>
          <m:e>
            <m:r>
              <m:rPr>
                <m:sty m:val="p"/>
              </m:rPr>
              <w:rPr>
                <w:rFonts w:ascii="Cambria Math" w:hAnsi="Cambria Math" w:cs="Cambria Math"/>
              </w:rPr>
              <m:t>s</m:t>
            </m:r>
            <m:r>
              <m:rPr>
                <m:sty m:val="p"/>
              </m:rPr>
              <w:rPr>
                <w:rFonts w:ascii="Cambria Math" w:hAnsi="Cambria Math"/>
              </w:rPr>
              <m:t xml:space="preserve">, </m:t>
            </m:r>
            <m:r>
              <m:rPr>
                <m:sty m:val="p"/>
              </m:rPr>
              <w:rPr>
                <w:rFonts w:ascii="Cambria Math" w:hAnsi="Cambria Math" w:cs="Cambria Math"/>
              </w:rPr>
              <m:t>a</m:t>
            </m:r>
            <m:r>
              <m:rPr>
                <m:sty m:val="p"/>
              </m:rPr>
              <w:rPr>
                <w:rFonts w:ascii="Cambria Math" w:hAnsi="Cambria Math"/>
              </w:rPr>
              <m:t xml:space="preserve">, </m:t>
            </m:r>
            <m:r>
              <m:rPr>
                <m:sty m:val="p"/>
              </m:rPr>
              <w:rPr>
                <w:rFonts w:ascii="Cambria Math" w:hAnsi="Cambria Math" w:cs="Cambria Math"/>
              </w:rPr>
              <m:t>w</m:t>
            </m:r>
          </m:e>
        </m:d>
        <m:r>
          <m:rPr>
            <m:sty m:val="p"/>
          </m:rPr>
          <w:rPr>
            <w:rFonts w:ascii="Cambria Math" w:hAnsi="Cambria Math"/>
          </w:rPr>
          <m:t>)</m:t>
        </m:r>
        <m:r>
          <w:rPr>
            <w:rFonts w:ascii="Cambria Math" w:hAnsi="Cambria Math"/>
          </w:rPr>
          <m:t xml:space="preserve"> </m:t>
        </m:r>
      </m:oMath>
    </w:p>
    <w:p w14:paraId="5D5A78A9" w14:textId="77777777" w:rsidR="00A27F84" w:rsidRDefault="00A27F84" w:rsidP="00E44FB5">
      <w:pPr>
        <w:rPr>
          <w:rtl/>
        </w:rPr>
      </w:pPr>
    </w:p>
    <w:p w14:paraId="731B4B15" w14:textId="477B3985" w:rsidR="00A27F84" w:rsidRDefault="00A27F84" w:rsidP="00E44FB5">
      <w:pPr>
        <w:rPr>
          <w:rtl/>
        </w:rPr>
      </w:pPr>
      <w:r>
        <w:rPr>
          <w:rFonts w:hint="cs"/>
          <w:rtl/>
        </w:rPr>
        <w:t>ומכאן נקבל את פונקציית הטעות שבעזרתה נעדכן ונאמן את רשת הנוירונים:</w:t>
      </w:r>
    </w:p>
    <w:p w14:paraId="23D84263" w14:textId="16ECB623" w:rsidR="0006018D" w:rsidRPr="00073FB0" w:rsidRDefault="00A27F84" w:rsidP="00A27F84">
      <w:pPr>
        <w:rPr>
          <w:rFonts w:ascii="David" w:hAnsi="David"/>
          <w:rtl/>
        </w:rPr>
      </w:pPr>
      <m:oMathPara>
        <m:oMath>
          <m:r>
            <w:rPr>
              <w:rFonts w:ascii="Cambria Math" w:hAnsi="Cambria Math"/>
            </w:rPr>
            <m:t>loss =(R + γ ∙ ma</m:t>
          </m:r>
          <m:sSub>
            <m:sSubPr>
              <m:ctrlPr>
                <w:rPr>
                  <w:rFonts w:ascii="Cambria Math" w:hAnsi="Cambria Math"/>
                  <w:i/>
                </w:rPr>
              </m:ctrlPr>
            </m:sSubPr>
            <m:e>
              <m:r>
                <w:rPr>
                  <w:rFonts w:ascii="Cambria Math" w:hAnsi="Cambria Math"/>
                </w:rPr>
                <m:t>x</m:t>
              </m:r>
            </m:e>
            <m:sub>
              <m:r>
                <w:rPr>
                  <w:rFonts w:ascii="Cambria Math" w:hAnsi="Cambria Math"/>
                </w:rPr>
                <m:t>a</m:t>
              </m:r>
            </m:sub>
          </m:sSub>
          <m:acc>
            <m:accPr>
              <m:ctrlPr>
                <w:rPr>
                  <w:rFonts w:ascii="Cambria Math" w:hAnsi="Cambria Math" w:cs="Cambria Math"/>
                </w:rPr>
              </m:ctrlPr>
            </m:accPr>
            <m:e>
              <m:r>
                <w:rPr>
                  <w:rFonts w:ascii="Cambria Math" w:hAnsi="Cambria Math" w:cs="Cambria Math"/>
                </w:rPr>
                <m:t>Q</m:t>
              </m:r>
            </m:e>
          </m:acc>
          <m:d>
            <m:dPr>
              <m:ctrlPr>
                <w:rPr>
                  <w:rFonts w:ascii="Cambria Math" w:hAnsi="Cambria Math"/>
                </w:rPr>
              </m:ctrlPr>
            </m:dPr>
            <m:e>
              <m:r>
                <m:rPr>
                  <m:sty m:val="p"/>
                </m:rPr>
                <w:rPr>
                  <w:rFonts w:ascii="Cambria Math" w:hAnsi="Cambria Math" w:cs="Cambria Math"/>
                </w:rPr>
                <m:t>s'</m:t>
              </m:r>
              <m:r>
                <m:rPr>
                  <m:sty m:val="p"/>
                </m:rPr>
                <w:rPr>
                  <w:rFonts w:ascii="Cambria Math" w:hAnsi="Cambria Math"/>
                </w:rPr>
                <m:t xml:space="preserve">, </m:t>
              </m:r>
              <m:r>
                <m:rPr>
                  <m:sty m:val="p"/>
                </m:rPr>
                <w:rPr>
                  <w:rFonts w:ascii="Cambria Math" w:hAnsi="Cambria Math" w:cs="Cambria Math"/>
                </w:rPr>
                <m:t>a</m:t>
              </m:r>
              <m:r>
                <m:rPr>
                  <m:sty m:val="p"/>
                </m:rPr>
                <w:rPr>
                  <w:rFonts w:ascii="Cambria Math" w:hAnsi="Cambria Math"/>
                </w:rPr>
                <m:t xml:space="preserve">, </m:t>
              </m:r>
              <m:r>
                <m:rPr>
                  <m:sty m:val="p"/>
                </m:rPr>
                <w:rPr>
                  <w:rFonts w:ascii="Cambria Math" w:hAnsi="Cambria Math" w:cs="Cambria Math"/>
                </w:rPr>
                <m:t>w</m:t>
              </m:r>
            </m:e>
          </m:d>
          <m:r>
            <w:rPr>
              <w:rFonts w:ascii="Cambria Math" w:hAnsi="Cambria Math"/>
            </w:rPr>
            <m:t xml:space="preserve">- </m:t>
          </m:r>
          <m:acc>
            <m:accPr>
              <m:ctrlPr>
                <w:rPr>
                  <w:rFonts w:ascii="Cambria Math" w:hAnsi="Cambria Math" w:cs="Cambria Math"/>
                </w:rPr>
              </m:ctrlPr>
            </m:accPr>
            <m:e>
              <m:r>
                <w:rPr>
                  <w:rFonts w:ascii="Cambria Math" w:hAnsi="Cambria Math" w:cs="Cambria Math"/>
                </w:rPr>
                <m:t>Q</m:t>
              </m:r>
            </m:e>
          </m:acc>
          <m:d>
            <m:dPr>
              <m:ctrlPr>
                <w:rPr>
                  <w:rFonts w:ascii="Cambria Math" w:hAnsi="Cambria Math"/>
                </w:rPr>
              </m:ctrlPr>
            </m:dPr>
            <m:e>
              <m:r>
                <m:rPr>
                  <m:sty m:val="p"/>
                </m:rPr>
                <w:rPr>
                  <w:rFonts w:ascii="Cambria Math" w:hAnsi="Cambria Math" w:cs="Cambria Math"/>
                </w:rPr>
                <m:t>s</m:t>
              </m:r>
              <m:r>
                <m:rPr>
                  <m:sty m:val="p"/>
                </m:rPr>
                <w:rPr>
                  <w:rFonts w:ascii="Cambria Math" w:hAnsi="Cambria Math"/>
                </w:rPr>
                <m:t xml:space="preserve">, </m:t>
              </m:r>
              <m:r>
                <m:rPr>
                  <m:sty m:val="p"/>
                </m:rPr>
                <w:rPr>
                  <w:rFonts w:ascii="Cambria Math" w:hAnsi="Cambria Math" w:cs="Cambria Math"/>
                </w:rPr>
                <m:t>a</m:t>
              </m:r>
              <m:r>
                <m:rPr>
                  <m:sty m:val="p"/>
                </m:rPr>
                <w:rPr>
                  <w:rFonts w:ascii="Cambria Math" w:hAnsi="Cambria Math"/>
                </w:rPr>
                <m:t xml:space="preserve">, </m:t>
              </m:r>
              <m:r>
                <m:rPr>
                  <m:sty m:val="p"/>
                </m:rPr>
                <w:rPr>
                  <w:rFonts w:ascii="Cambria Math" w:hAnsi="Cambria Math" w:cs="Cambria Math"/>
                </w:rPr>
                <m:t>w</m:t>
              </m:r>
            </m:e>
          </m:d>
          <m:sSup>
            <m:sSupPr>
              <m:ctrlPr>
                <w:rPr>
                  <w:rFonts w:ascii="Cambria Math" w:hAnsi="Cambria Math"/>
                  <w:i/>
                </w:rPr>
              </m:ctrlPr>
            </m:sSupPr>
            <m:e>
              <m:r>
                <w:rPr>
                  <w:rFonts w:ascii="Cambria Math" w:hAnsi="Cambria Math"/>
                </w:rPr>
                <m:t>)</m:t>
              </m:r>
            </m:e>
            <m:sup>
              <m:r>
                <w:rPr>
                  <w:rFonts w:ascii="Cambria Math" w:hAnsi="Cambria Math"/>
                </w:rPr>
                <m:t>2</m:t>
              </m:r>
            </m:sup>
          </m:sSup>
        </m:oMath>
      </m:oMathPara>
    </w:p>
    <w:p w14:paraId="0BE8F29C" w14:textId="77777777" w:rsidR="00073FB0" w:rsidRDefault="00073FB0" w:rsidP="00A27F84">
      <w:pPr>
        <w:rPr>
          <w:rFonts w:ascii="David" w:hAnsi="David"/>
          <w:rtl/>
        </w:rPr>
      </w:pPr>
    </w:p>
    <w:p w14:paraId="36BE1212" w14:textId="2D148D96" w:rsidR="00073FB0" w:rsidRPr="00F53613" w:rsidRDefault="00073FB0" w:rsidP="00A27F84">
      <w:pPr>
        <w:rPr>
          <w:rFonts w:ascii="David" w:hAnsi="David"/>
          <w:rtl/>
        </w:rPr>
      </w:pPr>
      <w:r>
        <w:rPr>
          <w:rFonts w:ascii="David" w:hAnsi="David" w:hint="cs"/>
          <w:rtl/>
        </w:rPr>
        <w:t xml:space="preserve">פונקציה זו היא בעצם </w:t>
      </w:r>
      <w:proofErr w:type="spellStart"/>
      <w:r>
        <w:rPr>
          <w:rFonts w:ascii="David" w:hAnsi="David"/>
        </w:rPr>
        <w:t>MSELoss</w:t>
      </w:r>
      <w:proofErr w:type="spellEnd"/>
      <w:r>
        <w:rPr>
          <w:rFonts w:ascii="David" w:hAnsi="David" w:hint="cs"/>
          <w:rtl/>
        </w:rPr>
        <w:t xml:space="preserve"> הממומשת על משוואת בלמן על רשת הנוירונים שלנו.</w:t>
      </w:r>
    </w:p>
    <w:p w14:paraId="6BAED9E8" w14:textId="77777777" w:rsidR="00A27F84" w:rsidRDefault="00A27F84" w:rsidP="00A27F84">
      <w:pPr>
        <w:keepLines w:val="0"/>
        <w:bidi w:val="0"/>
        <w:spacing w:line="240" w:lineRule="auto"/>
        <w:jc w:val="left"/>
        <w:rPr>
          <w:rFonts w:ascii="David" w:hAnsi="David"/>
          <w:rtl/>
        </w:rPr>
      </w:pPr>
    </w:p>
    <w:p w14:paraId="7BC76132" w14:textId="77777777" w:rsidR="00645045" w:rsidRDefault="00645045" w:rsidP="00645045">
      <w:pPr>
        <w:keepLines w:val="0"/>
        <w:bidi w:val="0"/>
        <w:spacing w:line="240" w:lineRule="auto"/>
        <w:jc w:val="left"/>
        <w:rPr>
          <w:rFonts w:ascii="David" w:hAnsi="David"/>
          <w:rtl/>
        </w:rPr>
      </w:pPr>
    </w:p>
    <w:p w14:paraId="7473A3FD" w14:textId="77777777" w:rsidR="00645045" w:rsidRDefault="00645045" w:rsidP="00645045">
      <w:pPr>
        <w:keepLines w:val="0"/>
        <w:bidi w:val="0"/>
        <w:spacing w:line="240" w:lineRule="auto"/>
        <w:jc w:val="left"/>
        <w:rPr>
          <w:rFonts w:ascii="David" w:hAnsi="David"/>
          <w:rtl/>
        </w:rPr>
      </w:pPr>
    </w:p>
    <w:p w14:paraId="777D90A6" w14:textId="77777777" w:rsidR="00645045" w:rsidRDefault="00645045" w:rsidP="00645045">
      <w:pPr>
        <w:keepLines w:val="0"/>
        <w:bidi w:val="0"/>
        <w:spacing w:line="240" w:lineRule="auto"/>
        <w:jc w:val="left"/>
        <w:rPr>
          <w:rFonts w:ascii="David" w:hAnsi="David"/>
          <w:rtl/>
        </w:rPr>
      </w:pPr>
    </w:p>
    <w:p w14:paraId="0AC9CD74" w14:textId="77777777" w:rsidR="00645045" w:rsidRDefault="00645045" w:rsidP="00645045">
      <w:pPr>
        <w:keepLines w:val="0"/>
        <w:bidi w:val="0"/>
        <w:spacing w:line="240" w:lineRule="auto"/>
        <w:jc w:val="left"/>
        <w:rPr>
          <w:rFonts w:ascii="David" w:hAnsi="David"/>
          <w:rtl/>
        </w:rPr>
      </w:pPr>
    </w:p>
    <w:p w14:paraId="0E1D7E76" w14:textId="77777777" w:rsidR="00645045" w:rsidRDefault="00645045" w:rsidP="00645045">
      <w:pPr>
        <w:keepLines w:val="0"/>
        <w:bidi w:val="0"/>
        <w:spacing w:line="240" w:lineRule="auto"/>
        <w:jc w:val="left"/>
        <w:rPr>
          <w:rFonts w:ascii="David" w:hAnsi="David"/>
          <w:rtl/>
        </w:rPr>
      </w:pPr>
    </w:p>
    <w:p w14:paraId="795BF1CF" w14:textId="77777777" w:rsidR="00645045" w:rsidRDefault="00645045" w:rsidP="00645045">
      <w:pPr>
        <w:keepLines w:val="0"/>
        <w:bidi w:val="0"/>
        <w:spacing w:line="240" w:lineRule="auto"/>
        <w:jc w:val="left"/>
        <w:rPr>
          <w:rFonts w:ascii="David" w:hAnsi="David"/>
          <w:rtl/>
        </w:rPr>
      </w:pPr>
    </w:p>
    <w:p w14:paraId="717D5ABE" w14:textId="77777777" w:rsidR="00645045" w:rsidRDefault="00645045" w:rsidP="00645045">
      <w:pPr>
        <w:keepLines w:val="0"/>
        <w:bidi w:val="0"/>
        <w:spacing w:line="240" w:lineRule="auto"/>
        <w:jc w:val="left"/>
        <w:rPr>
          <w:rFonts w:ascii="David" w:hAnsi="David"/>
          <w:rtl/>
        </w:rPr>
      </w:pPr>
    </w:p>
    <w:p w14:paraId="28A2E710" w14:textId="77777777" w:rsidR="00645045" w:rsidRDefault="00645045" w:rsidP="00645045">
      <w:pPr>
        <w:keepLines w:val="0"/>
        <w:bidi w:val="0"/>
        <w:spacing w:line="240" w:lineRule="auto"/>
        <w:jc w:val="left"/>
        <w:rPr>
          <w:rFonts w:ascii="David" w:hAnsi="David"/>
          <w:rtl/>
        </w:rPr>
      </w:pPr>
    </w:p>
    <w:p w14:paraId="570E8F66" w14:textId="77777777" w:rsidR="00645045" w:rsidRDefault="00645045" w:rsidP="00645045">
      <w:pPr>
        <w:keepLines w:val="0"/>
        <w:bidi w:val="0"/>
        <w:spacing w:line="240" w:lineRule="auto"/>
        <w:jc w:val="left"/>
        <w:rPr>
          <w:rFonts w:ascii="David" w:hAnsi="David"/>
          <w:rtl/>
        </w:rPr>
      </w:pPr>
    </w:p>
    <w:p w14:paraId="1F8953A9" w14:textId="77777777" w:rsidR="00645045" w:rsidRDefault="00645045" w:rsidP="00645045">
      <w:pPr>
        <w:keepLines w:val="0"/>
        <w:bidi w:val="0"/>
        <w:spacing w:line="240" w:lineRule="auto"/>
        <w:jc w:val="left"/>
        <w:rPr>
          <w:rFonts w:ascii="David" w:hAnsi="David"/>
          <w:rtl/>
        </w:rPr>
      </w:pPr>
    </w:p>
    <w:p w14:paraId="11D2EF12" w14:textId="77777777" w:rsidR="00645045" w:rsidRPr="00A27F84" w:rsidRDefault="00645045" w:rsidP="00645045">
      <w:pPr>
        <w:keepLines w:val="0"/>
        <w:bidi w:val="0"/>
        <w:spacing w:line="240" w:lineRule="auto"/>
        <w:jc w:val="left"/>
        <w:rPr>
          <w:rFonts w:ascii="David" w:hAnsi="David"/>
          <w:rtl/>
        </w:rPr>
      </w:pPr>
    </w:p>
    <w:p w14:paraId="1B49FA8E" w14:textId="0D578E2F" w:rsidR="0006018D" w:rsidRPr="00F53613" w:rsidRDefault="0006018D" w:rsidP="0006018D">
      <w:pPr>
        <w:pStyle w:val="Heading2"/>
        <w:rPr>
          <w:rFonts w:ascii="David" w:hAnsi="David"/>
          <w:rtl/>
        </w:rPr>
      </w:pPr>
      <w:bookmarkStart w:id="36" w:name="_Toc168314939"/>
      <w:r w:rsidRPr="00F53613">
        <w:rPr>
          <w:rFonts w:ascii="David" w:hAnsi="David"/>
          <w:rtl/>
        </w:rPr>
        <w:lastRenderedPageBreak/>
        <w:t xml:space="preserve">מימוש </w:t>
      </w:r>
      <w:r w:rsidRPr="00F53613">
        <w:rPr>
          <w:rFonts w:ascii="David" w:hAnsi="David"/>
        </w:rPr>
        <w:t>DQN</w:t>
      </w:r>
      <w:bookmarkEnd w:id="36"/>
    </w:p>
    <w:p w14:paraId="2A95BA05" w14:textId="5BB5F0F9" w:rsidR="00701C46" w:rsidRDefault="00701C46" w:rsidP="00701C46">
      <w:pPr>
        <w:pStyle w:val="Heading3"/>
        <w:rPr>
          <w:rFonts w:ascii="David" w:hAnsi="David"/>
        </w:rPr>
      </w:pPr>
      <w:bookmarkStart w:id="37" w:name="_Toc168314940"/>
      <w:r w:rsidRPr="00F53613">
        <w:rPr>
          <w:rFonts w:ascii="David" w:hAnsi="David"/>
          <w:rtl/>
        </w:rPr>
        <w:t>כללי</w:t>
      </w:r>
      <w:bookmarkEnd w:id="37"/>
    </w:p>
    <w:p w14:paraId="1D25405E" w14:textId="20F18706" w:rsidR="00073FB0" w:rsidRDefault="00073FB0" w:rsidP="00073FB0">
      <w:pPr>
        <w:rPr>
          <w:rtl/>
        </w:rPr>
      </w:pPr>
      <w:r>
        <w:rPr>
          <w:rFonts w:hint="cs"/>
          <w:rtl/>
        </w:rPr>
        <w:t>אלגוריתם ה</w:t>
      </w:r>
      <w:r>
        <w:t>DQN</w:t>
      </w:r>
      <w:r>
        <w:rPr>
          <w:rFonts w:hint="cs"/>
          <w:rtl/>
        </w:rPr>
        <w:t xml:space="preserve"> מומש באמצעות </w:t>
      </w:r>
      <w:proofErr w:type="spellStart"/>
      <w:r>
        <w:t>PyTorch</w:t>
      </w:r>
      <w:proofErr w:type="spellEnd"/>
      <w:r>
        <w:rPr>
          <w:rFonts w:hint="cs"/>
          <w:rtl/>
        </w:rPr>
        <w:t xml:space="preserve">, </w:t>
      </w:r>
      <w:r w:rsidR="00C10CC0">
        <w:rPr>
          <w:rFonts w:hint="cs"/>
          <w:rtl/>
        </w:rPr>
        <w:t xml:space="preserve">על מנת ליצור את רשת הנוירונים ולתחזק אותה. ישנן 3 מחלקות שונות לאימון הסוכנים </w:t>
      </w:r>
      <w:r w:rsidR="00C10CC0">
        <w:rPr>
          <w:rtl/>
        </w:rPr>
        <w:t>–</w:t>
      </w:r>
      <w:r w:rsidR="00C10CC0">
        <w:rPr>
          <w:rFonts w:hint="cs"/>
          <w:rtl/>
        </w:rPr>
        <w:t xml:space="preserve"> </w:t>
      </w:r>
      <w:proofErr w:type="spellStart"/>
      <w:r w:rsidR="00C10CC0">
        <w:t>Trainer_Red</w:t>
      </w:r>
      <w:proofErr w:type="spellEnd"/>
      <w:r w:rsidR="00C10CC0">
        <w:t xml:space="preserve">, </w:t>
      </w:r>
      <w:proofErr w:type="spellStart"/>
      <w:r w:rsidR="00C10CC0">
        <w:t>Trainer_Blue</w:t>
      </w:r>
      <w:proofErr w:type="spellEnd"/>
      <w:r w:rsidR="00C10CC0">
        <w:t xml:space="preserve">, </w:t>
      </w:r>
      <w:proofErr w:type="spellStart"/>
      <w:r w:rsidR="00C10CC0">
        <w:t>Trainer_RB</w:t>
      </w:r>
      <w:proofErr w:type="spellEnd"/>
      <w:r w:rsidR="00C10CC0">
        <w:rPr>
          <w:rFonts w:hint="cs"/>
          <w:rtl/>
        </w:rPr>
        <w:t>.</w:t>
      </w:r>
    </w:p>
    <w:p w14:paraId="5BB00BFA" w14:textId="2AAA68BE" w:rsidR="00C10CC0" w:rsidRDefault="00C10CC0" w:rsidP="00073FB0">
      <w:pPr>
        <w:rPr>
          <w:rtl/>
        </w:rPr>
      </w:pPr>
      <w:r>
        <w:rPr>
          <w:rFonts w:hint="cs"/>
          <w:rtl/>
        </w:rPr>
        <w:t xml:space="preserve">כל המחלקות הללו משתמשות ברשת הנוירונים ממחלקת </w:t>
      </w:r>
      <w:r>
        <w:t>DQN</w:t>
      </w:r>
      <w:r>
        <w:rPr>
          <w:rFonts w:hint="cs"/>
          <w:rtl/>
        </w:rPr>
        <w:t xml:space="preserve"> אשר נגדיר לה פרמטרים בתוך המחלקה (גודל ועומק הרשת, וערך </w:t>
      </w:r>
      <w:proofErr w:type="spellStart"/>
      <w:r>
        <w:rPr>
          <w:rFonts w:hint="cs"/>
          <w:rtl/>
        </w:rPr>
        <w:t>גאמא</w:t>
      </w:r>
      <w:proofErr w:type="spellEnd"/>
      <w:r>
        <w:rPr>
          <w:rFonts w:hint="cs"/>
          <w:rtl/>
        </w:rPr>
        <w:t xml:space="preserve"> עבור </w:t>
      </w:r>
      <w:r w:rsidR="00736358">
        <w:rPr>
          <w:rFonts w:hint="cs"/>
          <w:rtl/>
        </w:rPr>
        <w:t>חישוב ערך עתידי ב</w:t>
      </w:r>
      <w:r>
        <w:rPr>
          <w:rFonts w:hint="cs"/>
          <w:rtl/>
        </w:rPr>
        <w:t xml:space="preserve">פונקציית הטעות) , וגם את הפרמטרים של האימון (קצב למידה, גודל </w:t>
      </w:r>
      <w:r>
        <w:t>batch</w:t>
      </w:r>
      <w:r>
        <w:rPr>
          <w:rFonts w:hint="cs"/>
          <w:rtl/>
        </w:rPr>
        <w:t xml:space="preserve">, וכו') ניתן להגדיר בקבצי המחלקות הנ"ל. בהרצת כל אחד מהקבצים הללו מתקיימת למידה </w:t>
      </w:r>
      <w:r w:rsidR="004D4F30">
        <w:rPr>
          <w:rFonts w:hint="cs"/>
          <w:rtl/>
        </w:rPr>
        <w:t>כאשר תחילה נמלא את ה-</w:t>
      </w:r>
      <w:r w:rsidR="004D4F30">
        <w:t>replay buffer</w:t>
      </w:r>
      <w:r w:rsidR="004D4F30">
        <w:rPr>
          <w:rFonts w:hint="cs"/>
          <w:rtl/>
        </w:rPr>
        <w:t xml:space="preserve"> </w:t>
      </w:r>
      <w:r w:rsidR="00863637">
        <w:rPr>
          <w:rFonts w:hint="cs"/>
          <w:rtl/>
        </w:rPr>
        <w:t>הממומש כתור (</w:t>
      </w:r>
      <w:r w:rsidR="00863637">
        <w:t>Queue</w:t>
      </w:r>
      <w:r w:rsidR="00863637">
        <w:rPr>
          <w:rFonts w:hint="cs"/>
          <w:rtl/>
        </w:rPr>
        <w:t xml:space="preserve">) </w:t>
      </w:r>
      <w:r w:rsidR="004D4F30">
        <w:rPr>
          <w:rFonts w:hint="cs"/>
          <w:rtl/>
        </w:rPr>
        <w:t>לגודל מינימום (הסוכן ישחק</w:t>
      </w:r>
      <w:r w:rsidR="000B2407">
        <w:rPr>
          <w:rFonts w:hint="cs"/>
          <w:rtl/>
        </w:rPr>
        <w:t xml:space="preserve"> לפי המדיניות שלו</w:t>
      </w:r>
      <w:r w:rsidR="004D4F30">
        <w:rPr>
          <w:rFonts w:hint="cs"/>
          <w:rtl/>
        </w:rPr>
        <w:t xml:space="preserve">) ואז נלמד את הרשת, כאשר כל פעם נדגום </w:t>
      </w:r>
      <w:r w:rsidR="004D4F30">
        <w:t>batch</w:t>
      </w:r>
      <w:r w:rsidR="004D4F30">
        <w:rPr>
          <w:rFonts w:hint="cs"/>
          <w:rtl/>
        </w:rPr>
        <w:t xml:space="preserve"> מ-</w:t>
      </w:r>
      <w:r w:rsidR="004D4F30">
        <w:t>replay buffer</w:t>
      </w:r>
      <w:r w:rsidR="004D4F30">
        <w:rPr>
          <w:rFonts w:hint="cs"/>
          <w:rtl/>
        </w:rPr>
        <w:t xml:space="preserve"> ונעביר אותו ברשת הנוירונים, ונעדכן את משקלי הרשת (באמצעות </w:t>
      </w:r>
      <w:proofErr w:type="spellStart"/>
      <w:r w:rsidR="004D4F30">
        <w:t>optim</w:t>
      </w:r>
      <w:proofErr w:type="spellEnd"/>
      <w:r w:rsidR="004D4F30">
        <w:rPr>
          <w:rFonts w:hint="cs"/>
          <w:rtl/>
        </w:rPr>
        <w:t xml:space="preserve">). כל כמות מסוימת של </w:t>
      </w:r>
      <w:proofErr w:type="spellStart"/>
      <w:r w:rsidR="004D4F30">
        <w:rPr>
          <w:rFonts w:hint="cs"/>
          <w:rtl/>
        </w:rPr>
        <w:t>איטרציות</w:t>
      </w:r>
      <w:proofErr w:type="spellEnd"/>
      <w:r w:rsidR="004D4F30">
        <w:rPr>
          <w:rFonts w:hint="cs"/>
          <w:rtl/>
        </w:rPr>
        <w:t xml:space="preserve"> (</w:t>
      </w:r>
      <w:r w:rsidR="004D4F30">
        <w:t>epoch</w:t>
      </w:r>
      <w:r w:rsidR="004D4F30">
        <w:rPr>
          <w:rFonts w:hint="cs"/>
          <w:rtl/>
        </w:rPr>
        <w:t xml:space="preserve">ים) אנו נשמור את הפרמטרים של הרשת, או נבחן את רמת הסוכן מול סוכן רנדומלי כדי לעקוב אחר התקדמותו. </w:t>
      </w:r>
      <w:r>
        <w:rPr>
          <w:rFonts w:hint="cs"/>
          <w:rtl/>
        </w:rPr>
        <w:t xml:space="preserve">מידע </w:t>
      </w:r>
      <w:r w:rsidR="004D4F30">
        <w:rPr>
          <w:rFonts w:hint="cs"/>
          <w:rtl/>
        </w:rPr>
        <w:t xml:space="preserve"> האימון </w:t>
      </w:r>
      <w:r>
        <w:rPr>
          <w:rFonts w:hint="cs"/>
          <w:rtl/>
        </w:rPr>
        <w:t xml:space="preserve">נשמר בקבצים שהוגדרו מראש לפרמטרים של הרשת ועוד נתונים (ראה מדריך למשתמש </w:t>
      </w:r>
      <w:r>
        <w:rPr>
          <w:rtl/>
        </w:rPr>
        <w:t>–</w:t>
      </w:r>
      <w:r>
        <w:rPr>
          <w:rFonts w:hint="cs"/>
          <w:rtl/>
        </w:rPr>
        <w:t xml:space="preserve"> אימון הרשת). בנוסף, כל מחלקה משמשת לאימון של שחקן ספציפי או שניהם (</w:t>
      </w:r>
      <w:proofErr w:type="spellStart"/>
      <w:r>
        <w:t>Trainer_RB</w:t>
      </w:r>
      <w:proofErr w:type="spellEnd"/>
      <w:r>
        <w:rPr>
          <w:rFonts w:hint="cs"/>
          <w:rtl/>
        </w:rPr>
        <w:t>) ולכן יש שימוש במחלקות שונות לאימון כל שחקן בנפרד.</w:t>
      </w:r>
    </w:p>
    <w:p w14:paraId="0A4FCF3B" w14:textId="77777777" w:rsidR="00C10CC0" w:rsidRPr="00073FB0" w:rsidRDefault="00C10CC0" w:rsidP="00073FB0">
      <w:pPr>
        <w:rPr>
          <w:rtl/>
        </w:rPr>
      </w:pPr>
    </w:p>
    <w:p w14:paraId="358A5C08" w14:textId="0D6D51A2" w:rsidR="0006018D" w:rsidRDefault="00C33830" w:rsidP="00C33830">
      <w:pPr>
        <w:pStyle w:val="Heading3"/>
        <w:rPr>
          <w:rFonts w:ascii="David" w:hAnsi="David"/>
          <w:rtl/>
        </w:rPr>
      </w:pPr>
      <w:bookmarkStart w:id="38" w:name="_Toc168314941"/>
      <w:r w:rsidRPr="00F53613">
        <w:rPr>
          <w:rFonts w:ascii="David" w:hAnsi="David"/>
          <w:rtl/>
        </w:rPr>
        <w:t xml:space="preserve">המחלקה </w:t>
      </w:r>
      <w:r w:rsidRPr="00F53613">
        <w:rPr>
          <w:rFonts w:ascii="David" w:hAnsi="David"/>
        </w:rPr>
        <w:t>DQN</w:t>
      </w:r>
      <w:r w:rsidRPr="00F53613">
        <w:rPr>
          <w:rFonts w:ascii="David" w:hAnsi="David"/>
          <w:rtl/>
        </w:rPr>
        <w:t xml:space="preserve"> – רשת הנו</w:t>
      </w:r>
      <w:r w:rsidR="00A27F84">
        <w:rPr>
          <w:rFonts w:ascii="David" w:hAnsi="David" w:hint="cs"/>
          <w:rtl/>
        </w:rPr>
        <w:t>י</w:t>
      </w:r>
      <w:r w:rsidRPr="00F53613">
        <w:rPr>
          <w:rFonts w:ascii="David" w:hAnsi="David"/>
          <w:rtl/>
        </w:rPr>
        <w:t>רונים שנבחרה.</w:t>
      </w:r>
      <w:bookmarkEnd w:id="38"/>
    </w:p>
    <w:p w14:paraId="62FB2B6B" w14:textId="77777777" w:rsidR="00C10CC0" w:rsidRDefault="00C10CC0" w:rsidP="00C10CC0">
      <w:pPr>
        <w:rPr>
          <w:b/>
          <w:bCs/>
          <w:rtl/>
        </w:rPr>
      </w:pPr>
      <w:r>
        <w:rPr>
          <w:rFonts w:hint="cs"/>
          <w:b/>
          <w:bCs/>
          <w:rtl/>
        </w:rPr>
        <w:t>משתנים גלובליים (פרמטרים של הרשת):</w:t>
      </w:r>
    </w:p>
    <w:p w14:paraId="7C678F48" w14:textId="479BA1F8" w:rsidR="00C10CC0" w:rsidRPr="00C10CC0" w:rsidRDefault="00C10CC0" w:rsidP="00C10CC0">
      <w:pPr>
        <w:pStyle w:val="ListParagraph"/>
        <w:numPr>
          <w:ilvl w:val="0"/>
          <w:numId w:val="28"/>
        </w:numPr>
        <w:rPr>
          <w:b/>
          <w:bCs/>
        </w:rPr>
      </w:pPr>
      <w:r>
        <w:rPr>
          <w:rFonts w:hint="cs"/>
          <w:rtl/>
        </w:rPr>
        <w:t xml:space="preserve">גודל קלט </w:t>
      </w:r>
      <w:r>
        <w:rPr>
          <w:rtl/>
        </w:rPr>
        <w:t>–</w:t>
      </w:r>
      <w:r>
        <w:rPr>
          <w:rFonts w:hint="cs"/>
          <w:rtl/>
        </w:rPr>
        <w:t xml:space="preserve"> </w:t>
      </w:r>
      <w:proofErr w:type="spellStart"/>
      <w:r>
        <w:t>input_size</w:t>
      </w:r>
      <w:proofErr w:type="spellEnd"/>
      <w:r>
        <w:rPr>
          <w:rFonts w:hint="cs"/>
          <w:rtl/>
        </w:rPr>
        <w:t xml:space="preserve"> </w:t>
      </w:r>
      <w:r>
        <w:rPr>
          <w:rtl/>
        </w:rPr>
        <w:t>–</w:t>
      </w:r>
      <w:r>
        <w:rPr>
          <w:rFonts w:hint="cs"/>
          <w:rtl/>
        </w:rPr>
        <w:t xml:space="preserve"> גודל הקלט שהרשת מקבלת. עבור המשחק גודל הקלט הוא 43 (גודל הלוח: 6*7 ועוד גודל הפעולה </w:t>
      </w:r>
      <w:r>
        <w:rPr>
          <w:rtl/>
        </w:rPr>
        <w:t>–</w:t>
      </w:r>
      <w:r>
        <w:rPr>
          <w:rFonts w:hint="cs"/>
          <w:rtl/>
        </w:rPr>
        <w:t xml:space="preserve"> 1)</w:t>
      </w:r>
    </w:p>
    <w:p w14:paraId="13FF8FD4" w14:textId="1DEF9807" w:rsidR="00C10CC0" w:rsidRPr="00C10CC0" w:rsidRDefault="00C10CC0" w:rsidP="00C10CC0">
      <w:pPr>
        <w:pStyle w:val="ListParagraph"/>
        <w:numPr>
          <w:ilvl w:val="0"/>
          <w:numId w:val="28"/>
        </w:numPr>
        <w:rPr>
          <w:b/>
          <w:bCs/>
        </w:rPr>
      </w:pPr>
      <w:r>
        <w:rPr>
          <w:rFonts w:hint="cs"/>
          <w:rtl/>
        </w:rPr>
        <w:t xml:space="preserve">גודל שכבה נסתרת </w:t>
      </w:r>
      <w:r>
        <w:rPr>
          <w:rtl/>
        </w:rPr>
        <w:t>–</w:t>
      </w:r>
      <w:r>
        <w:rPr>
          <w:rFonts w:hint="cs"/>
          <w:rtl/>
        </w:rPr>
        <w:t xml:space="preserve"> </w:t>
      </w:r>
      <w:r>
        <w:t>layer1</w:t>
      </w:r>
      <w:r>
        <w:rPr>
          <w:rFonts w:hint="cs"/>
          <w:rtl/>
        </w:rPr>
        <w:t xml:space="preserve"> </w:t>
      </w:r>
      <w:r>
        <w:rPr>
          <w:rtl/>
        </w:rPr>
        <w:t>–</w:t>
      </w:r>
      <w:r>
        <w:rPr>
          <w:rFonts w:hint="cs"/>
          <w:rtl/>
        </w:rPr>
        <w:t xml:space="preserve"> גודל שכבה נסתרת מס' 1. נבחרה להיות 128.</w:t>
      </w:r>
    </w:p>
    <w:p w14:paraId="49AB5DE8" w14:textId="5715D7B6" w:rsidR="00C10CC0" w:rsidRPr="00C10CC0" w:rsidRDefault="00C10CC0" w:rsidP="00C10CC0">
      <w:pPr>
        <w:pStyle w:val="ListParagraph"/>
        <w:numPr>
          <w:ilvl w:val="0"/>
          <w:numId w:val="28"/>
        </w:numPr>
        <w:rPr>
          <w:b/>
          <w:bCs/>
        </w:rPr>
      </w:pPr>
      <w:r>
        <w:rPr>
          <w:rFonts w:hint="cs"/>
          <w:rtl/>
        </w:rPr>
        <w:t xml:space="preserve">גודל פלט </w:t>
      </w:r>
      <w:r>
        <w:rPr>
          <w:rtl/>
        </w:rPr>
        <w:t>–</w:t>
      </w:r>
      <w:r>
        <w:rPr>
          <w:rFonts w:hint="cs"/>
          <w:rtl/>
        </w:rPr>
        <w:t xml:space="preserve"> </w:t>
      </w:r>
      <w:proofErr w:type="spellStart"/>
      <w:r>
        <w:t>output_size</w:t>
      </w:r>
      <w:proofErr w:type="spellEnd"/>
      <w:r>
        <w:rPr>
          <w:rFonts w:hint="cs"/>
          <w:rtl/>
        </w:rPr>
        <w:t xml:space="preserve"> </w:t>
      </w:r>
      <w:r>
        <w:rPr>
          <w:rtl/>
        </w:rPr>
        <w:t>–</w:t>
      </w:r>
      <w:r>
        <w:rPr>
          <w:rFonts w:hint="cs"/>
          <w:rtl/>
        </w:rPr>
        <w:t xml:space="preserve"> גודל הפלט נבחר להיות 1 </w:t>
      </w:r>
      <w:r>
        <w:rPr>
          <w:rtl/>
        </w:rPr>
        <w:t>–</w:t>
      </w:r>
      <w:r>
        <w:rPr>
          <w:rFonts w:hint="cs"/>
          <w:rtl/>
        </w:rPr>
        <w:t xml:space="preserve"> מס' הפעולה מ-1 עד 7.</w:t>
      </w:r>
    </w:p>
    <w:p w14:paraId="5AB1E776" w14:textId="270776E2" w:rsidR="00C10CC0" w:rsidRPr="00C10CC0" w:rsidRDefault="00C10CC0" w:rsidP="00C10CC0">
      <w:pPr>
        <w:pStyle w:val="ListParagraph"/>
        <w:numPr>
          <w:ilvl w:val="0"/>
          <w:numId w:val="28"/>
        </w:numPr>
        <w:rPr>
          <w:b/>
          <w:bCs/>
          <w:rtl/>
        </w:rPr>
      </w:pPr>
      <w:proofErr w:type="spellStart"/>
      <w:r>
        <w:rPr>
          <w:rFonts w:hint="cs"/>
          <w:rtl/>
        </w:rPr>
        <w:t>גאמא</w:t>
      </w:r>
      <w:proofErr w:type="spellEnd"/>
      <w:r>
        <w:rPr>
          <w:rFonts w:hint="cs"/>
          <w:rtl/>
        </w:rPr>
        <w:t xml:space="preserve"> </w:t>
      </w:r>
      <w:r>
        <w:rPr>
          <w:rtl/>
        </w:rPr>
        <w:t>–</w:t>
      </w:r>
      <w:r>
        <w:rPr>
          <w:rFonts w:hint="cs"/>
          <w:rtl/>
        </w:rPr>
        <w:t xml:space="preserve"> </w:t>
      </w:r>
      <w:r>
        <w:t>gamma</w:t>
      </w:r>
      <w:r>
        <w:rPr>
          <w:rFonts w:hint="cs"/>
          <w:rtl/>
        </w:rPr>
        <w:t xml:space="preserve"> </w:t>
      </w:r>
      <w:r>
        <w:rPr>
          <w:rtl/>
        </w:rPr>
        <w:t>–</w:t>
      </w:r>
      <w:r>
        <w:rPr>
          <w:rFonts w:hint="cs"/>
          <w:rtl/>
        </w:rPr>
        <w:t xml:space="preserve"> </w:t>
      </w:r>
      <w:r w:rsidR="00736358">
        <w:rPr>
          <w:rFonts w:hint="cs"/>
          <w:rtl/>
        </w:rPr>
        <w:t xml:space="preserve">פקטור </w:t>
      </w:r>
      <w:r>
        <w:rPr>
          <w:rFonts w:hint="cs"/>
          <w:rtl/>
        </w:rPr>
        <w:t xml:space="preserve"> </w:t>
      </w:r>
      <w:proofErr w:type="spellStart"/>
      <w:r>
        <w:rPr>
          <w:rFonts w:hint="cs"/>
          <w:rtl/>
        </w:rPr>
        <w:t>גאמא</w:t>
      </w:r>
      <w:proofErr w:type="spellEnd"/>
      <w:r>
        <w:rPr>
          <w:rFonts w:hint="cs"/>
          <w:rtl/>
        </w:rPr>
        <w:t xml:space="preserve"> המשומש בפונקציית הטעות</w:t>
      </w:r>
      <w:r w:rsidR="00736358">
        <w:rPr>
          <w:rFonts w:hint="cs"/>
          <w:rtl/>
        </w:rPr>
        <w:t xml:space="preserve"> לחישוב הערך העתידי לפי נוסחת בלמן</w:t>
      </w:r>
      <w:r>
        <w:rPr>
          <w:rFonts w:hint="cs"/>
          <w:rtl/>
        </w:rPr>
        <w:t>. נבחר להיות 0.99</w:t>
      </w:r>
    </w:p>
    <w:p w14:paraId="18C2136A" w14:textId="6DC96A2D" w:rsidR="00C10CC0" w:rsidRDefault="00C10CC0" w:rsidP="00C10CC0">
      <w:pPr>
        <w:rPr>
          <w:rtl/>
        </w:rPr>
      </w:pPr>
      <w:r>
        <w:rPr>
          <w:rFonts w:hint="cs"/>
          <w:b/>
          <w:bCs/>
          <w:rtl/>
        </w:rPr>
        <w:t xml:space="preserve">פעולות עיקריות: </w:t>
      </w:r>
    </w:p>
    <w:p w14:paraId="3461ABE4" w14:textId="6E53E208" w:rsidR="00C10CC0" w:rsidRDefault="00C10CC0" w:rsidP="00C10CC0">
      <w:pPr>
        <w:pStyle w:val="ListParagraph"/>
        <w:numPr>
          <w:ilvl w:val="0"/>
          <w:numId w:val="27"/>
        </w:numPr>
      </w:pPr>
      <w:r w:rsidRPr="00C10CC0">
        <w:t>forward (self, x)</w:t>
      </w:r>
      <w:r>
        <w:rPr>
          <w:rFonts w:hint="cs"/>
          <w:rtl/>
        </w:rPr>
        <w:t xml:space="preserve"> </w:t>
      </w:r>
      <w:r w:rsidR="003247AD">
        <w:rPr>
          <w:rtl/>
        </w:rPr>
        <w:t>–</w:t>
      </w:r>
      <w:r>
        <w:rPr>
          <w:rFonts w:hint="cs"/>
          <w:rtl/>
        </w:rPr>
        <w:t xml:space="preserve"> </w:t>
      </w:r>
      <w:r w:rsidR="003247AD">
        <w:rPr>
          <w:rFonts w:hint="cs"/>
          <w:rtl/>
        </w:rPr>
        <w:t>פעולת ה</w:t>
      </w:r>
      <w:r w:rsidR="003247AD">
        <w:t>forward</w:t>
      </w:r>
      <w:r w:rsidR="003247AD">
        <w:rPr>
          <w:rFonts w:hint="cs"/>
          <w:rtl/>
        </w:rPr>
        <w:t xml:space="preserve"> של רשת הנוירונים. משתמשת בשכבה נסתרת אחת ובפונקציית אקטיבציה מסוג </w:t>
      </w:r>
      <w:proofErr w:type="spellStart"/>
      <w:r w:rsidR="003247AD">
        <w:t>LeakyReLU</w:t>
      </w:r>
      <w:proofErr w:type="spellEnd"/>
      <w:r w:rsidR="003247AD">
        <w:rPr>
          <w:rFonts w:hint="cs"/>
          <w:rtl/>
        </w:rPr>
        <w:t>.</w:t>
      </w:r>
    </w:p>
    <w:p w14:paraId="37FC82AB" w14:textId="31D9DFE2" w:rsidR="003247AD" w:rsidRDefault="003247AD" w:rsidP="003247AD">
      <w:pPr>
        <w:pStyle w:val="ListParagraph"/>
        <w:numPr>
          <w:ilvl w:val="0"/>
          <w:numId w:val="27"/>
        </w:numPr>
      </w:pPr>
      <w:r w:rsidRPr="003247AD">
        <w:t xml:space="preserve">loss (self, </w:t>
      </w:r>
      <w:proofErr w:type="spellStart"/>
      <w:r w:rsidRPr="003247AD">
        <w:t>Q_value</w:t>
      </w:r>
      <w:proofErr w:type="spellEnd"/>
      <w:r w:rsidRPr="003247AD">
        <w:t xml:space="preserve">, rewards, </w:t>
      </w:r>
      <w:proofErr w:type="spellStart"/>
      <w:r w:rsidRPr="003247AD">
        <w:t>Q_next_Values</w:t>
      </w:r>
      <w:proofErr w:type="spellEnd"/>
      <w:r w:rsidRPr="003247AD">
        <w:t>, Dones )</w:t>
      </w:r>
      <w:r>
        <w:rPr>
          <w:rFonts w:hint="cs"/>
          <w:rtl/>
        </w:rPr>
        <w:t xml:space="preserve"> </w:t>
      </w:r>
      <w:r>
        <w:rPr>
          <w:rtl/>
        </w:rPr>
        <w:t>–</w:t>
      </w:r>
      <w:r>
        <w:rPr>
          <w:rFonts w:hint="cs"/>
          <w:rtl/>
        </w:rPr>
        <w:t xml:space="preserve"> פונקציית הטעות של הרשת. מחשבת את הטעות לפי משוואת בלמן ו</w:t>
      </w:r>
      <w:proofErr w:type="spellStart"/>
      <w:r>
        <w:t>MSELoss</w:t>
      </w:r>
      <w:proofErr w:type="spellEnd"/>
      <w:r>
        <w:rPr>
          <w:rFonts w:hint="cs"/>
          <w:rtl/>
        </w:rPr>
        <w:t>.</w:t>
      </w:r>
    </w:p>
    <w:p w14:paraId="44D93155" w14:textId="77777777" w:rsidR="003247AD" w:rsidRDefault="003247AD" w:rsidP="003247AD">
      <w:pPr>
        <w:ind w:left="360"/>
        <w:rPr>
          <w:rtl/>
        </w:rPr>
      </w:pPr>
    </w:p>
    <w:p w14:paraId="27C95CD8" w14:textId="77777777" w:rsidR="00863637" w:rsidRPr="00C10CC0" w:rsidRDefault="00863637" w:rsidP="005C6F0A">
      <w:pPr>
        <w:rPr>
          <w:rtl/>
        </w:rPr>
      </w:pPr>
    </w:p>
    <w:p w14:paraId="5F68179D" w14:textId="7566B209" w:rsidR="00C33830" w:rsidRDefault="00C33830" w:rsidP="00C33830">
      <w:pPr>
        <w:pStyle w:val="Heading3"/>
        <w:rPr>
          <w:rFonts w:ascii="David" w:hAnsi="David"/>
          <w:rtl/>
        </w:rPr>
      </w:pPr>
      <w:bookmarkStart w:id="39" w:name="_Toc168314942"/>
      <w:r w:rsidRPr="00F53613">
        <w:rPr>
          <w:rFonts w:ascii="David" w:hAnsi="David"/>
          <w:rtl/>
        </w:rPr>
        <w:lastRenderedPageBreak/>
        <w:t xml:space="preserve">המחלקה </w:t>
      </w:r>
      <w:proofErr w:type="spellStart"/>
      <w:r w:rsidRPr="00F53613">
        <w:rPr>
          <w:rFonts w:ascii="David" w:hAnsi="David"/>
        </w:rPr>
        <w:t>DQN_</w:t>
      </w:r>
      <w:r w:rsidR="004D4F30">
        <w:rPr>
          <w:rFonts w:ascii="David" w:hAnsi="David"/>
        </w:rPr>
        <w:t>Agent</w:t>
      </w:r>
      <w:bookmarkEnd w:id="39"/>
      <w:proofErr w:type="spellEnd"/>
    </w:p>
    <w:p w14:paraId="7830AF7E" w14:textId="29F181EE" w:rsidR="003247AD" w:rsidRDefault="003247AD" w:rsidP="003247AD">
      <w:pPr>
        <w:rPr>
          <w:b/>
          <w:bCs/>
          <w:rtl/>
        </w:rPr>
      </w:pPr>
      <w:r>
        <w:rPr>
          <w:rFonts w:hint="cs"/>
          <w:b/>
          <w:bCs/>
          <w:rtl/>
        </w:rPr>
        <w:t>מאפיינים:</w:t>
      </w:r>
    </w:p>
    <w:p w14:paraId="7EC969F5" w14:textId="5CE8DB21" w:rsidR="003247AD" w:rsidRPr="00C10CC0" w:rsidRDefault="003247AD" w:rsidP="003247AD">
      <w:pPr>
        <w:pStyle w:val="ListParagraph"/>
        <w:numPr>
          <w:ilvl w:val="0"/>
          <w:numId w:val="28"/>
        </w:numPr>
        <w:rPr>
          <w:b/>
          <w:bCs/>
        </w:rPr>
      </w:pPr>
      <w:r>
        <w:rPr>
          <w:rFonts w:hint="cs"/>
          <w:rtl/>
        </w:rPr>
        <w:t xml:space="preserve">רשת </w:t>
      </w:r>
      <w:r>
        <w:rPr>
          <w:rtl/>
        </w:rPr>
        <w:t>–</w:t>
      </w:r>
      <w:r>
        <w:rPr>
          <w:rFonts w:hint="cs"/>
          <w:rtl/>
        </w:rPr>
        <w:t xml:space="preserve"> </w:t>
      </w:r>
      <w:r>
        <w:t>DQN</w:t>
      </w:r>
      <w:r>
        <w:rPr>
          <w:rFonts w:hint="cs"/>
          <w:rtl/>
        </w:rPr>
        <w:t xml:space="preserve"> </w:t>
      </w:r>
      <w:r>
        <w:rPr>
          <w:rtl/>
        </w:rPr>
        <w:t>–</w:t>
      </w:r>
      <w:r>
        <w:rPr>
          <w:rFonts w:hint="cs"/>
          <w:rtl/>
        </w:rPr>
        <w:t xml:space="preserve"> רשת הנוירונים של הסוכן</w:t>
      </w:r>
    </w:p>
    <w:p w14:paraId="0FF2DF82" w14:textId="4E0ED1C5" w:rsidR="003247AD" w:rsidRPr="00C10CC0" w:rsidRDefault="003247AD" w:rsidP="003247AD">
      <w:pPr>
        <w:pStyle w:val="ListParagraph"/>
        <w:numPr>
          <w:ilvl w:val="0"/>
          <w:numId w:val="28"/>
        </w:numPr>
        <w:rPr>
          <w:b/>
          <w:bCs/>
        </w:rPr>
      </w:pPr>
      <w:r>
        <w:rPr>
          <w:rFonts w:hint="cs"/>
          <w:rtl/>
        </w:rPr>
        <w:t xml:space="preserve">שחקן </w:t>
      </w:r>
      <w:r>
        <w:rPr>
          <w:rtl/>
        </w:rPr>
        <w:t>–</w:t>
      </w:r>
      <w:r>
        <w:rPr>
          <w:rFonts w:hint="cs"/>
          <w:rtl/>
        </w:rPr>
        <w:t xml:space="preserve"> </w:t>
      </w:r>
      <w:r w:rsidRPr="003247AD">
        <w:t>player</w:t>
      </w:r>
      <w:r>
        <w:rPr>
          <w:rFonts w:hint="cs"/>
          <w:rtl/>
        </w:rPr>
        <w:t xml:space="preserve"> </w:t>
      </w:r>
      <w:r>
        <w:rPr>
          <w:rtl/>
        </w:rPr>
        <w:t>–</w:t>
      </w:r>
      <w:r>
        <w:rPr>
          <w:rFonts w:hint="cs"/>
          <w:rtl/>
        </w:rPr>
        <w:t xml:space="preserve"> השחקן שהסוכן משחק (1 או </w:t>
      </w:r>
      <w:r>
        <w:t>-1</w:t>
      </w:r>
      <w:r>
        <w:rPr>
          <w:rFonts w:hint="cs"/>
          <w:rtl/>
        </w:rPr>
        <w:t>)</w:t>
      </w:r>
    </w:p>
    <w:p w14:paraId="7375294F" w14:textId="2AF38D24" w:rsidR="003247AD" w:rsidRPr="00C10CC0" w:rsidRDefault="003247AD" w:rsidP="003247AD">
      <w:pPr>
        <w:pStyle w:val="ListParagraph"/>
        <w:numPr>
          <w:ilvl w:val="0"/>
          <w:numId w:val="28"/>
        </w:numPr>
        <w:rPr>
          <w:b/>
          <w:bCs/>
        </w:rPr>
      </w:pPr>
      <w:r>
        <w:rPr>
          <w:rFonts w:hint="cs"/>
          <w:rtl/>
        </w:rPr>
        <w:t xml:space="preserve">מצב אימון </w:t>
      </w:r>
      <w:r>
        <w:rPr>
          <w:rtl/>
        </w:rPr>
        <w:t>–</w:t>
      </w:r>
      <w:r>
        <w:t xml:space="preserve"> </w:t>
      </w:r>
      <w:r w:rsidRPr="003247AD">
        <w:t>train</w:t>
      </w:r>
      <w:r>
        <w:t xml:space="preserve"> </w:t>
      </w:r>
      <w:r>
        <w:rPr>
          <w:rtl/>
        </w:rPr>
        <w:t>–</w:t>
      </w:r>
      <w:r>
        <w:rPr>
          <w:rFonts w:hint="cs"/>
          <w:rtl/>
        </w:rPr>
        <w:t xml:space="preserve"> משתנה בוליאני המחזיק את מצב הסוכן. אם הסוכן לא במצב אימון, הוא מחזיר פעולה רק לפי הרשת ולא עם </w:t>
      </w:r>
      <w:r>
        <w:t>epsilon-greedy</w:t>
      </w:r>
      <w:r>
        <w:rPr>
          <w:rFonts w:hint="cs"/>
          <w:rtl/>
        </w:rPr>
        <w:t>.</w:t>
      </w:r>
    </w:p>
    <w:p w14:paraId="70BEA68B" w14:textId="214AE71B" w:rsidR="003247AD" w:rsidRPr="00C10CC0" w:rsidRDefault="003247AD" w:rsidP="003247AD">
      <w:pPr>
        <w:pStyle w:val="ListParagraph"/>
        <w:numPr>
          <w:ilvl w:val="0"/>
          <w:numId w:val="28"/>
        </w:numPr>
        <w:rPr>
          <w:b/>
          <w:bCs/>
          <w:rtl/>
        </w:rPr>
      </w:pPr>
      <w:r>
        <w:rPr>
          <w:rFonts w:hint="cs"/>
          <w:rtl/>
        </w:rPr>
        <w:t xml:space="preserve">סביבה </w:t>
      </w:r>
      <w:r>
        <w:rPr>
          <w:rtl/>
        </w:rPr>
        <w:t>–</w:t>
      </w:r>
      <w:r>
        <w:rPr>
          <w:rFonts w:hint="cs"/>
          <w:rtl/>
        </w:rPr>
        <w:t xml:space="preserve"> </w:t>
      </w:r>
      <w:r>
        <w:t>env</w:t>
      </w:r>
      <w:r>
        <w:rPr>
          <w:rFonts w:hint="cs"/>
          <w:rtl/>
        </w:rPr>
        <w:t xml:space="preserve"> </w:t>
      </w:r>
      <w:r>
        <w:rPr>
          <w:rtl/>
        </w:rPr>
        <w:t>–</w:t>
      </w:r>
      <w:r>
        <w:rPr>
          <w:rFonts w:hint="cs"/>
          <w:rtl/>
        </w:rPr>
        <w:t xml:space="preserve"> סביבת הסוכן</w:t>
      </w:r>
    </w:p>
    <w:p w14:paraId="5D082399" w14:textId="77777777" w:rsidR="003247AD" w:rsidRDefault="003247AD" w:rsidP="003247AD">
      <w:pPr>
        <w:rPr>
          <w:rtl/>
        </w:rPr>
      </w:pPr>
      <w:r>
        <w:rPr>
          <w:rFonts w:hint="cs"/>
          <w:b/>
          <w:bCs/>
          <w:rtl/>
        </w:rPr>
        <w:t xml:space="preserve">פעולות עיקריות: </w:t>
      </w:r>
    </w:p>
    <w:p w14:paraId="1C4A7D3A" w14:textId="6E0A1116" w:rsidR="003247AD" w:rsidRDefault="003247AD" w:rsidP="003247AD">
      <w:pPr>
        <w:pStyle w:val="ListParagraph"/>
        <w:numPr>
          <w:ilvl w:val="0"/>
          <w:numId w:val="27"/>
        </w:numPr>
      </w:pPr>
      <w:proofErr w:type="spellStart"/>
      <w:r w:rsidRPr="003247AD">
        <w:t>get_Action</w:t>
      </w:r>
      <w:proofErr w:type="spellEnd"/>
      <w:r w:rsidRPr="003247AD">
        <w:t xml:space="preserve"> (self, state, epoch, events, train, </w:t>
      </w:r>
      <w:proofErr w:type="spellStart"/>
      <w:r w:rsidRPr="003247AD">
        <w:t>blue_state</w:t>
      </w:r>
      <w:proofErr w:type="spellEnd"/>
      <w:r w:rsidRPr="003247AD">
        <w:t>)</w:t>
      </w:r>
      <w:r>
        <w:rPr>
          <w:rFonts w:hint="cs"/>
          <w:rtl/>
        </w:rPr>
        <w:t xml:space="preserve"> </w:t>
      </w:r>
      <w:r>
        <w:rPr>
          <w:rtl/>
        </w:rPr>
        <w:t>–</w:t>
      </w:r>
      <w:r>
        <w:rPr>
          <w:rFonts w:hint="cs"/>
          <w:rtl/>
        </w:rPr>
        <w:t xml:space="preserve"> מחזירה את פעולת הסוכן, לפי </w:t>
      </w:r>
      <w:r>
        <w:t>epsilon-greedy</w:t>
      </w:r>
      <w:r>
        <w:rPr>
          <w:rFonts w:hint="cs"/>
          <w:rtl/>
        </w:rPr>
        <w:t xml:space="preserve"> (מרשת הנוירונים או פעולה רנדומלית</w:t>
      </w:r>
      <w:r w:rsidR="004D4F30">
        <w:rPr>
          <w:rFonts w:hint="cs"/>
          <w:rtl/>
        </w:rPr>
        <w:t>, תלוי בערך אפסילון</w:t>
      </w:r>
      <w:r>
        <w:rPr>
          <w:rFonts w:hint="cs"/>
          <w:rtl/>
        </w:rPr>
        <w:t>).</w:t>
      </w:r>
    </w:p>
    <w:p w14:paraId="19E68833" w14:textId="61B25C9E" w:rsidR="004D4F30" w:rsidRDefault="004D4F30" w:rsidP="004D4F30">
      <w:pPr>
        <w:pStyle w:val="ListParagraph"/>
        <w:numPr>
          <w:ilvl w:val="0"/>
          <w:numId w:val="27"/>
        </w:numPr>
      </w:pPr>
      <w:proofErr w:type="spellStart"/>
      <w:r w:rsidRPr="004D4F30">
        <w:t>epsilon_greedy</w:t>
      </w:r>
      <w:proofErr w:type="spellEnd"/>
      <w:r w:rsidRPr="004D4F30">
        <w:t>(self,</w:t>
      </w:r>
      <w:r>
        <w:t xml:space="preserve"> </w:t>
      </w:r>
      <w:r w:rsidRPr="004D4F30">
        <w:t>epoch, start, final, decay=</w:t>
      </w:r>
      <w:proofErr w:type="spellStart"/>
      <w:r w:rsidRPr="004D4F30">
        <w:t>epsilon_decay</w:t>
      </w:r>
      <w:proofErr w:type="spellEnd"/>
      <w:r w:rsidRPr="004D4F30">
        <w:t>)</w:t>
      </w:r>
      <w:r w:rsidR="003247AD">
        <w:rPr>
          <w:rFonts w:hint="cs"/>
          <w:rtl/>
        </w:rPr>
        <w:t xml:space="preserve"> </w:t>
      </w:r>
      <w:r w:rsidR="003247AD">
        <w:rPr>
          <w:rtl/>
        </w:rPr>
        <w:t>–</w:t>
      </w:r>
      <w:r w:rsidR="003247AD">
        <w:rPr>
          <w:rFonts w:hint="cs"/>
          <w:rtl/>
        </w:rPr>
        <w:t xml:space="preserve"> פונקציית </w:t>
      </w:r>
      <w:r>
        <w:t>epsilon-greedy</w:t>
      </w:r>
      <w:r>
        <w:rPr>
          <w:rFonts w:hint="cs"/>
          <w:rtl/>
        </w:rPr>
        <w:t xml:space="preserve"> המחשבת את ערך אפסילון (סבירות לבחור פעולה מהרשת) לפי מספר </w:t>
      </w:r>
      <w:proofErr w:type="spellStart"/>
      <w:r>
        <w:rPr>
          <w:rFonts w:hint="cs"/>
          <w:rtl/>
        </w:rPr>
        <w:t>האיטרציה</w:t>
      </w:r>
      <w:proofErr w:type="spellEnd"/>
      <w:r>
        <w:rPr>
          <w:rFonts w:hint="cs"/>
          <w:rtl/>
        </w:rPr>
        <w:t xml:space="preserve"> (</w:t>
      </w:r>
      <w:r>
        <w:t>epoch</w:t>
      </w:r>
      <w:r>
        <w:rPr>
          <w:rFonts w:hint="cs"/>
          <w:rtl/>
        </w:rPr>
        <w:t>) וקצב הדעיכה (</w:t>
      </w:r>
      <w:r>
        <w:t>epsilon-decay</w:t>
      </w:r>
      <w:r>
        <w:rPr>
          <w:rFonts w:hint="cs"/>
          <w:rtl/>
        </w:rPr>
        <w:t xml:space="preserve">) אשר מוגדר במחלקה </w:t>
      </w:r>
      <w:r>
        <w:t>Constant</w:t>
      </w:r>
      <w:r>
        <w:rPr>
          <w:rFonts w:hint="cs"/>
          <w:rtl/>
        </w:rPr>
        <w:t>.</w:t>
      </w:r>
    </w:p>
    <w:p w14:paraId="5F32CF25" w14:textId="77777777" w:rsidR="003247AD" w:rsidRPr="003247AD" w:rsidRDefault="003247AD" w:rsidP="003247AD">
      <w:pPr>
        <w:rPr>
          <w:rtl/>
        </w:rPr>
      </w:pPr>
    </w:p>
    <w:p w14:paraId="6E7D96A1" w14:textId="32F74316" w:rsidR="00C33830" w:rsidRDefault="00701C46" w:rsidP="00701C46">
      <w:pPr>
        <w:pStyle w:val="Heading3"/>
        <w:rPr>
          <w:rFonts w:ascii="David" w:hAnsi="David"/>
          <w:rtl/>
        </w:rPr>
      </w:pPr>
      <w:bookmarkStart w:id="40" w:name="_Toc168314943"/>
      <w:r w:rsidRPr="00F53613">
        <w:rPr>
          <w:rFonts w:ascii="David" w:hAnsi="David"/>
          <w:rtl/>
        </w:rPr>
        <w:t xml:space="preserve">המחלקה </w:t>
      </w:r>
      <w:proofErr w:type="spellStart"/>
      <w:r w:rsidRPr="00F53613">
        <w:rPr>
          <w:rFonts w:ascii="David" w:hAnsi="David"/>
        </w:rPr>
        <w:t>Replay_buffer</w:t>
      </w:r>
      <w:bookmarkEnd w:id="40"/>
      <w:proofErr w:type="spellEnd"/>
    </w:p>
    <w:p w14:paraId="3B5A5BD9" w14:textId="480EDCA2" w:rsidR="004D4F30" w:rsidRDefault="004D4F30" w:rsidP="004D4F30">
      <w:pPr>
        <w:rPr>
          <w:b/>
          <w:bCs/>
          <w:rtl/>
        </w:rPr>
      </w:pPr>
      <w:r>
        <w:rPr>
          <w:rFonts w:hint="cs"/>
          <w:b/>
          <w:bCs/>
          <w:rtl/>
        </w:rPr>
        <w:t>משתנים גלובליים (פרמטרים של מבנה הנתונים):</w:t>
      </w:r>
    </w:p>
    <w:p w14:paraId="14825AF1" w14:textId="6B2B9653" w:rsidR="004D4F30" w:rsidRPr="00C10CC0" w:rsidRDefault="004D4F30" w:rsidP="004D4F30">
      <w:pPr>
        <w:pStyle w:val="ListParagraph"/>
        <w:numPr>
          <w:ilvl w:val="0"/>
          <w:numId w:val="28"/>
        </w:numPr>
        <w:rPr>
          <w:b/>
          <w:bCs/>
        </w:rPr>
      </w:pPr>
      <w:r>
        <w:rPr>
          <w:rFonts w:hint="cs"/>
          <w:rtl/>
        </w:rPr>
        <w:t xml:space="preserve">גודל </w:t>
      </w:r>
      <w:r>
        <w:t>replay buffer</w:t>
      </w:r>
      <w:r>
        <w:rPr>
          <w:rFonts w:hint="cs"/>
          <w:rtl/>
        </w:rPr>
        <w:t xml:space="preserve"> </w:t>
      </w:r>
      <w:r>
        <w:rPr>
          <w:rtl/>
        </w:rPr>
        <w:t>–</w:t>
      </w:r>
      <w:r>
        <w:rPr>
          <w:rFonts w:hint="cs"/>
          <w:rtl/>
        </w:rPr>
        <w:t xml:space="preserve"> </w:t>
      </w:r>
      <w:r>
        <w:t>capacity</w:t>
      </w:r>
      <w:r>
        <w:rPr>
          <w:rFonts w:hint="cs"/>
          <w:rtl/>
        </w:rPr>
        <w:t xml:space="preserve"> </w:t>
      </w:r>
      <w:r>
        <w:rPr>
          <w:rtl/>
        </w:rPr>
        <w:t>–</w:t>
      </w:r>
      <w:r>
        <w:rPr>
          <w:rFonts w:hint="cs"/>
          <w:rtl/>
        </w:rPr>
        <w:t xml:space="preserve"> גודל מבנה הנתונים (תא אחד הוא שרשרת אחת של </w:t>
      </w:r>
      <w:proofErr w:type="spellStart"/>
      <w:r>
        <w:t>s,a,r,s</w:t>
      </w:r>
      <w:proofErr w:type="spellEnd"/>
      <w:r>
        <w:t>’</w:t>
      </w:r>
      <w:r>
        <w:rPr>
          <w:rFonts w:hint="cs"/>
          <w:rtl/>
        </w:rPr>
        <w:t xml:space="preserve"> (מצב, פעולה, תגמול, מצב הבא), וגם משתנה בוליאני </w:t>
      </w:r>
      <w:r>
        <w:t>done</w:t>
      </w:r>
      <w:r>
        <w:rPr>
          <w:rFonts w:hint="cs"/>
          <w:rtl/>
        </w:rPr>
        <w:t xml:space="preserve"> אם זה מהלך סופי.</w:t>
      </w:r>
    </w:p>
    <w:p w14:paraId="67E7917C" w14:textId="5628BD7F" w:rsidR="004D4F30" w:rsidRPr="00C10CC0" w:rsidRDefault="00863637" w:rsidP="004D4F30">
      <w:pPr>
        <w:pStyle w:val="ListParagraph"/>
        <w:numPr>
          <w:ilvl w:val="0"/>
          <w:numId w:val="28"/>
        </w:numPr>
        <w:rPr>
          <w:b/>
          <w:bCs/>
        </w:rPr>
      </w:pPr>
      <w:r>
        <w:rPr>
          <w:rFonts w:hint="cs"/>
          <w:rtl/>
        </w:rPr>
        <w:t>קדימות סוף</w:t>
      </w:r>
      <w:r w:rsidR="00B93697">
        <w:rPr>
          <w:rFonts w:hint="cs"/>
          <w:rtl/>
        </w:rPr>
        <w:t xml:space="preserve"> </w:t>
      </w:r>
      <w:r w:rsidR="004D4F30">
        <w:rPr>
          <w:rtl/>
        </w:rPr>
        <w:t>–</w:t>
      </w:r>
      <w:r w:rsidR="004D4F30">
        <w:rPr>
          <w:rFonts w:hint="cs"/>
          <w:rtl/>
        </w:rPr>
        <w:t xml:space="preserve"> </w:t>
      </w:r>
      <w:proofErr w:type="spellStart"/>
      <w:r>
        <w:t>end_priority</w:t>
      </w:r>
      <w:proofErr w:type="spellEnd"/>
      <w:r w:rsidR="004D4F30">
        <w:rPr>
          <w:rFonts w:hint="cs"/>
          <w:rtl/>
        </w:rPr>
        <w:t xml:space="preserve"> </w:t>
      </w:r>
      <w:r w:rsidR="004D4F30">
        <w:rPr>
          <w:rtl/>
        </w:rPr>
        <w:t>–</w:t>
      </w:r>
      <w:r w:rsidR="004D4F30">
        <w:rPr>
          <w:rFonts w:hint="cs"/>
          <w:rtl/>
        </w:rPr>
        <w:t xml:space="preserve"> </w:t>
      </w:r>
      <w:r w:rsidR="00B93697">
        <w:rPr>
          <w:rFonts w:hint="cs"/>
          <w:rtl/>
        </w:rPr>
        <w:t>כמות הפעמים הנוספות שמוסיפים שרשרת של פעולה סופית ל-</w:t>
      </w:r>
      <w:r w:rsidR="00B93697">
        <w:t>replay buffer</w:t>
      </w:r>
      <w:r w:rsidR="00B93697">
        <w:rPr>
          <w:rFonts w:hint="cs"/>
          <w:rtl/>
        </w:rPr>
        <w:t xml:space="preserve"> </w:t>
      </w:r>
      <w:r w:rsidR="00B93697">
        <w:rPr>
          <w:rtl/>
        </w:rPr>
        <w:t>–</w:t>
      </w:r>
      <w:r w:rsidR="00B93697">
        <w:rPr>
          <w:rFonts w:hint="cs"/>
          <w:rtl/>
        </w:rPr>
        <w:t xml:space="preserve"> פעולות סופיות בעצם מקבלות יותר כובד ב-</w:t>
      </w:r>
      <w:r w:rsidR="00B93697">
        <w:t>replay buffer</w:t>
      </w:r>
      <w:r w:rsidR="00B93697">
        <w:rPr>
          <w:rFonts w:hint="cs"/>
          <w:rtl/>
        </w:rPr>
        <w:t>. משתנה זה בעצם משנה את כובד הפעולות האלה ביחס לשאר.</w:t>
      </w:r>
    </w:p>
    <w:p w14:paraId="49F533BE" w14:textId="77777777" w:rsidR="004D4F30" w:rsidRDefault="004D4F30" w:rsidP="004D4F30">
      <w:pPr>
        <w:rPr>
          <w:rtl/>
        </w:rPr>
      </w:pPr>
      <w:r>
        <w:rPr>
          <w:rFonts w:hint="cs"/>
          <w:b/>
          <w:bCs/>
          <w:rtl/>
        </w:rPr>
        <w:t xml:space="preserve">פעולות עיקריות: </w:t>
      </w:r>
    </w:p>
    <w:p w14:paraId="5ECEE34D" w14:textId="702034C1" w:rsidR="004D4F30" w:rsidRDefault="00B93697" w:rsidP="00B93697">
      <w:pPr>
        <w:pStyle w:val="ListParagraph"/>
        <w:numPr>
          <w:ilvl w:val="0"/>
          <w:numId w:val="27"/>
        </w:numPr>
      </w:pPr>
      <w:r w:rsidRPr="00B93697">
        <w:t xml:space="preserve">push (self, state : State, action, reward, </w:t>
      </w:r>
      <w:proofErr w:type="spellStart"/>
      <w:r w:rsidRPr="00B93697">
        <w:t>next_state</w:t>
      </w:r>
      <w:proofErr w:type="spellEnd"/>
      <w:r w:rsidRPr="00B93697">
        <w:t>: State, done)</w:t>
      </w:r>
      <w:r w:rsidR="004D4F30">
        <w:rPr>
          <w:rFonts w:hint="cs"/>
          <w:rtl/>
        </w:rPr>
        <w:t xml:space="preserve"> </w:t>
      </w:r>
      <w:r w:rsidR="004D4F30">
        <w:rPr>
          <w:rtl/>
        </w:rPr>
        <w:t>–</w:t>
      </w:r>
      <w:r w:rsidR="004D4F30">
        <w:rPr>
          <w:rFonts w:hint="cs"/>
          <w:rtl/>
        </w:rPr>
        <w:t xml:space="preserve"> </w:t>
      </w:r>
      <w:r>
        <w:rPr>
          <w:rFonts w:hint="cs"/>
          <w:rtl/>
        </w:rPr>
        <w:t>מוסיפה שרשרת לתוך ה-</w:t>
      </w:r>
      <w:r>
        <w:t>replay buffer</w:t>
      </w:r>
    </w:p>
    <w:p w14:paraId="41F2F4AA" w14:textId="59B9CBA2" w:rsidR="004D4F30" w:rsidRDefault="00B93697" w:rsidP="004D4F30">
      <w:pPr>
        <w:pStyle w:val="ListParagraph"/>
        <w:numPr>
          <w:ilvl w:val="0"/>
          <w:numId w:val="27"/>
        </w:numPr>
      </w:pPr>
      <w:r w:rsidRPr="00B93697">
        <w:t xml:space="preserve">sample (self, </w:t>
      </w:r>
      <w:proofErr w:type="spellStart"/>
      <w:r w:rsidRPr="00B93697">
        <w:t>batch_size</w:t>
      </w:r>
      <w:proofErr w:type="spellEnd"/>
      <w:r w:rsidRPr="00B93697">
        <w:t>)</w:t>
      </w:r>
      <w:r w:rsidR="004D4F30">
        <w:rPr>
          <w:rFonts w:hint="cs"/>
          <w:rtl/>
        </w:rPr>
        <w:t xml:space="preserve"> </w:t>
      </w:r>
      <w:r w:rsidR="004D4F30">
        <w:rPr>
          <w:rtl/>
        </w:rPr>
        <w:t>–</w:t>
      </w:r>
      <w:r w:rsidR="004D4F30">
        <w:rPr>
          <w:rFonts w:hint="cs"/>
          <w:rtl/>
        </w:rPr>
        <w:t xml:space="preserve"> </w:t>
      </w:r>
      <w:r>
        <w:rPr>
          <w:rFonts w:hint="cs"/>
          <w:rtl/>
        </w:rPr>
        <w:t>דוגמת כמות מסוימת של שרשראות (</w:t>
      </w:r>
      <w:proofErr w:type="spellStart"/>
      <w:r>
        <w:t>batch_size</w:t>
      </w:r>
      <w:proofErr w:type="spellEnd"/>
      <w:r>
        <w:rPr>
          <w:rFonts w:hint="cs"/>
          <w:rtl/>
        </w:rPr>
        <w:t>) ומחזירה אותן כ</w:t>
      </w:r>
      <w:r>
        <w:t>tensors</w:t>
      </w:r>
      <w:r>
        <w:rPr>
          <w:rFonts w:hint="cs"/>
          <w:rtl/>
        </w:rPr>
        <w:t xml:space="preserve"> (שיהיה אפשר להכניס אותן לתוך הרשת).</w:t>
      </w:r>
    </w:p>
    <w:p w14:paraId="43092D13" w14:textId="77777777" w:rsidR="004D4F30" w:rsidRDefault="004D4F30" w:rsidP="004D4F30">
      <w:pPr>
        <w:rPr>
          <w:rtl/>
        </w:rPr>
      </w:pPr>
    </w:p>
    <w:p w14:paraId="16B987AB" w14:textId="77777777" w:rsidR="0034218B" w:rsidRDefault="0034218B" w:rsidP="004D4F30">
      <w:pPr>
        <w:rPr>
          <w:rtl/>
        </w:rPr>
      </w:pPr>
    </w:p>
    <w:p w14:paraId="72D9AAAE" w14:textId="77777777" w:rsidR="0034218B" w:rsidRDefault="0034218B" w:rsidP="004D4F30">
      <w:pPr>
        <w:rPr>
          <w:rtl/>
        </w:rPr>
      </w:pPr>
    </w:p>
    <w:p w14:paraId="11B0FB75" w14:textId="77777777" w:rsidR="0034218B" w:rsidRDefault="0034218B" w:rsidP="004D4F30">
      <w:pPr>
        <w:rPr>
          <w:rtl/>
        </w:rPr>
      </w:pPr>
    </w:p>
    <w:p w14:paraId="270ABB92" w14:textId="77777777" w:rsidR="0034218B" w:rsidRDefault="0034218B" w:rsidP="004D4F30">
      <w:pPr>
        <w:rPr>
          <w:rtl/>
        </w:rPr>
      </w:pPr>
    </w:p>
    <w:p w14:paraId="416018E1" w14:textId="77777777" w:rsidR="0034218B" w:rsidRPr="004D4F30" w:rsidRDefault="0034218B" w:rsidP="004D4F30">
      <w:pPr>
        <w:rPr>
          <w:rtl/>
        </w:rPr>
      </w:pPr>
    </w:p>
    <w:p w14:paraId="475391D0" w14:textId="7955F838" w:rsidR="006D2B06" w:rsidRDefault="006D2B06" w:rsidP="006D2B06">
      <w:pPr>
        <w:pStyle w:val="Heading3"/>
        <w:rPr>
          <w:rFonts w:ascii="David" w:hAnsi="David"/>
          <w:rtl/>
        </w:rPr>
      </w:pPr>
      <w:bookmarkStart w:id="41" w:name="_Toc168314944"/>
      <w:r w:rsidRPr="00F53613">
        <w:rPr>
          <w:rFonts w:ascii="David" w:hAnsi="David"/>
          <w:rtl/>
        </w:rPr>
        <w:lastRenderedPageBreak/>
        <w:t xml:space="preserve">המחלקה </w:t>
      </w:r>
      <w:proofErr w:type="spellStart"/>
      <w:r w:rsidRPr="00F53613">
        <w:rPr>
          <w:rFonts w:ascii="David" w:hAnsi="David"/>
        </w:rPr>
        <w:t>Trainer</w:t>
      </w:r>
      <w:r w:rsidR="0034218B">
        <w:rPr>
          <w:rFonts w:ascii="David" w:hAnsi="David"/>
        </w:rPr>
        <w:t>_Red</w:t>
      </w:r>
      <w:bookmarkEnd w:id="41"/>
      <w:proofErr w:type="spellEnd"/>
    </w:p>
    <w:p w14:paraId="478DE390" w14:textId="07556FCF" w:rsidR="0034218B" w:rsidRPr="0034218B" w:rsidRDefault="0034218B" w:rsidP="0034218B">
      <w:r>
        <w:rPr>
          <w:rFonts w:hint="cs"/>
          <w:rtl/>
        </w:rPr>
        <w:t xml:space="preserve">אימון השחקן הראשון (האדום). האימון נעשה נגד סוכן פשוט וממומש כנגד סוכן רנדומלי. באימון הזה ניסיתי עומקי רשתות שונים, ושיחקתי עם כל הפרמטרים, בין אם זה גודל ועומק הרשת, לבין הדעיכה של </w:t>
      </w:r>
      <w:r>
        <w:t>epsilon-greedy</w:t>
      </w:r>
      <w:r>
        <w:rPr>
          <w:rFonts w:hint="cs"/>
          <w:rtl/>
        </w:rPr>
        <w:t xml:space="preserve">, וכמובן כל הפרמטרים של האימון. הפרמטרים הכי טובים לאימון שמצאתי הם להלן: </w:t>
      </w:r>
    </w:p>
    <w:p w14:paraId="6137911F" w14:textId="05A23D48" w:rsidR="0034218B" w:rsidRDefault="0034218B" w:rsidP="0034218B">
      <w:r>
        <w:rPr>
          <w:rFonts w:hint="cs"/>
          <w:noProof/>
        </w:rPr>
        <w:drawing>
          <wp:inline distT="0" distB="0" distL="0" distR="0" wp14:anchorId="3C15AAAE" wp14:editId="0E66F7B8">
            <wp:extent cx="1771650" cy="1343025"/>
            <wp:effectExtent l="0" t="0" r="0" b="9525"/>
            <wp:docPr id="166769543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695431" name="Picture 18"/>
                    <pic:cNvPicPr/>
                  </pic:nvPicPr>
                  <pic:blipFill>
                    <a:blip r:embed="rId26">
                      <a:extLst>
                        <a:ext uri="{28A0092B-C50C-407E-A947-70E740481C1C}">
                          <a14:useLocalDpi xmlns:a14="http://schemas.microsoft.com/office/drawing/2010/main" val="0"/>
                        </a:ext>
                      </a:extLst>
                    </a:blip>
                    <a:stretch>
                      <a:fillRect/>
                    </a:stretch>
                  </pic:blipFill>
                  <pic:spPr>
                    <a:xfrm>
                      <a:off x="0" y="0"/>
                      <a:ext cx="1771650" cy="1343025"/>
                    </a:xfrm>
                    <a:prstGeom prst="rect">
                      <a:avLst/>
                    </a:prstGeom>
                  </pic:spPr>
                </pic:pic>
              </a:graphicData>
            </a:graphic>
          </wp:inline>
        </w:drawing>
      </w:r>
    </w:p>
    <w:p w14:paraId="0D744DEF" w14:textId="1E451900" w:rsidR="0034218B" w:rsidRDefault="00A52A7E" w:rsidP="0034218B">
      <w:pPr>
        <w:rPr>
          <w:rtl/>
        </w:rPr>
      </w:pPr>
      <w:r>
        <w:rPr>
          <w:rFonts w:hint="cs"/>
          <w:rtl/>
        </w:rPr>
        <w:t xml:space="preserve">כאשר גודל ועומק רשת הנוירונים פורט בפרק "מחלקת </w:t>
      </w:r>
      <w:r>
        <w:t>DQN</w:t>
      </w:r>
      <w:r>
        <w:rPr>
          <w:rFonts w:hint="cs"/>
          <w:rtl/>
        </w:rPr>
        <w:t>". קצב הדעיכה של אפסילון נבחר להיות 300,000. אימון שחקן זה היה מוצלח ביותר, והסוכן למד לשחק מאוד טוב נגד סוכן רנדומלי כאשר הסוכן מתחיל (שחקן ראשון), והגיע לאחוזי ניצחון של 96% מולו.</w:t>
      </w:r>
    </w:p>
    <w:p w14:paraId="558822CB" w14:textId="77777777" w:rsidR="004B6D61" w:rsidRDefault="004B6D61" w:rsidP="004B6D61">
      <w:pPr>
        <w:keepNext/>
      </w:pPr>
      <w:r>
        <w:rPr>
          <w:noProof/>
          <w:rtl/>
          <w:lang w:val="he-IL"/>
        </w:rPr>
        <w:drawing>
          <wp:inline distT="0" distB="0" distL="0" distR="0" wp14:anchorId="3E7C81A7" wp14:editId="3142A230">
            <wp:extent cx="5278120" cy="4060190"/>
            <wp:effectExtent l="0" t="0" r="0" b="0"/>
            <wp:docPr id="191722215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222153" name="Picture 1917222153"/>
                    <pic:cNvPicPr/>
                  </pic:nvPicPr>
                  <pic:blipFill>
                    <a:blip r:embed="rId27">
                      <a:extLst>
                        <a:ext uri="{28A0092B-C50C-407E-A947-70E740481C1C}">
                          <a14:useLocalDpi xmlns:a14="http://schemas.microsoft.com/office/drawing/2010/main" val="0"/>
                        </a:ext>
                      </a:extLst>
                    </a:blip>
                    <a:stretch>
                      <a:fillRect/>
                    </a:stretch>
                  </pic:blipFill>
                  <pic:spPr>
                    <a:xfrm>
                      <a:off x="0" y="0"/>
                      <a:ext cx="5278120" cy="4060190"/>
                    </a:xfrm>
                    <a:prstGeom prst="rect">
                      <a:avLst/>
                    </a:prstGeom>
                  </pic:spPr>
                </pic:pic>
              </a:graphicData>
            </a:graphic>
          </wp:inline>
        </w:drawing>
      </w:r>
    </w:p>
    <w:p w14:paraId="622BA908" w14:textId="77777777" w:rsidR="004B6D61" w:rsidRDefault="004B6D61" w:rsidP="004B6D61">
      <w:pPr>
        <w:pStyle w:val="Caption"/>
        <w:rPr>
          <w:rtl/>
        </w:rPr>
      </w:pPr>
      <w:r>
        <w:rPr>
          <w:rFonts w:hint="cs"/>
          <w:rtl/>
        </w:rPr>
        <w:t xml:space="preserve">גרף 1 - אחוזי הניצחון מול סוכן רנדומלי (ציר אופקי - כמות </w:t>
      </w:r>
      <w:proofErr w:type="spellStart"/>
      <w:r>
        <w:rPr>
          <w:rFonts w:hint="cs"/>
          <w:rtl/>
        </w:rPr>
        <w:t>האיטרציות</w:t>
      </w:r>
      <w:proofErr w:type="spellEnd"/>
      <w:r>
        <w:rPr>
          <w:rFonts w:hint="cs"/>
          <w:rtl/>
        </w:rPr>
        <w:t xml:space="preserve"> (במאות).</w:t>
      </w:r>
    </w:p>
    <w:p w14:paraId="265675EE" w14:textId="40008959" w:rsidR="004B6D61" w:rsidRDefault="004B6D61" w:rsidP="004B6D61">
      <w:pPr>
        <w:pStyle w:val="Caption"/>
        <w:rPr>
          <w:rtl/>
        </w:rPr>
      </w:pPr>
      <w:r>
        <w:rPr>
          <w:rFonts w:hint="cs"/>
          <w:rtl/>
        </w:rPr>
        <w:t xml:space="preserve">גרף 2 - גם אחוזי ניצחון מול סוכן רנדומלי, אך בממוצע (ציר אופקי </w:t>
      </w:r>
      <w:r>
        <w:rPr>
          <w:rtl/>
        </w:rPr>
        <w:t>–</w:t>
      </w:r>
      <w:r>
        <w:rPr>
          <w:rFonts w:hint="cs"/>
          <w:rtl/>
        </w:rPr>
        <w:t xml:space="preserve"> כמות </w:t>
      </w:r>
      <w:proofErr w:type="spellStart"/>
      <w:r>
        <w:rPr>
          <w:rFonts w:hint="cs"/>
          <w:rtl/>
        </w:rPr>
        <w:t>האיטרציות</w:t>
      </w:r>
      <w:proofErr w:type="spellEnd"/>
      <w:r>
        <w:rPr>
          <w:rFonts w:hint="cs"/>
          <w:rtl/>
        </w:rPr>
        <w:t xml:space="preserve"> (באלפים).</w:t>
      </w:r>
    </w:p>
    <w:p w14:paraId="672A2B70" w14:textId="07BE6545" w:rsidR="00A52A7E" w:rsidRDefault="004B6D61" w:rsidP="00736358">
      <w:pPr>
        <w:pStyle w:val="Caption"/>
        <w:rPr>
          <w:rtl/>
        </w:rPr>
      </w:pPr>
      <w:r>
        <w:rPr>
          <w:rFonts w:hint="cs"/>
          <w:rtl/>
        </w:rPr>
        <w:t xml:space="preserve">גרף 3 </w:t>
      </w:r>
      <w:r>
        <w:rPr>
          <w:rtl/>
        </w:rPr>
        <w:t>–</w:t>
      </w:r>
      <w:r>
        <w:rPr>
          <w:rFonts w:hint="cs"/>
          <w:rtl/>
        </w:rPr>
        <w:t xml:space="preserve"> הטעות (</w:t>
      </w:r>
      <w:r>
        <w:t>loss</w:t>
      </w:r>
      <w:r>
        <w:rPr>
          <w:rFonts w:hint="cs"/>
          <w:rtl/>
        </w:rPr>
        <w:t xml:space="preserve">) (ציר אופקי </w:t>
      </w:r>
      <w:r>
        <w:rPr>
          <w:rtl/>
        </w:rPr>
        <w:t>–</w:t>
      </w:r>
      <w:r>
        <w:rPr>
          <w:rFonts w:hint="cs"/>
          <w:rtl/>
        </w:rPr>
        <w:t xml:space="preserve"> כמות </w:t>
      </w:r>
      <w:proofErr w:type="spellStart"/>
      <w:r>
        <w:rPr>
          <w:rFonts w:hint="cs"/>
          <w:rtl/>
        </w:rPr>
        <w:t>האיטרציות</w:t>
      </w:r>
      <w:proofErr w:type="spellEnd"/>
      <w:r>
        <w:rPr>
          <w:rFonts w:hint="cs"/>
          <w:rtl/>
        </w:rPr>
        <w:t xml:space="preserve"> (במאות).</w:t>
      </w:r>
    </w:p>
    <w:p w14:paraId="3A0EDB3D" w14:textId="68DB4F83" w:rsidR="00A52A7E" w:rsidRPr="00F53613" w:rsidRDefault="00A52A7E" w:rsidP="00A52A7E">
      <w:pPr>
        <w:pStyle w:val="Heading3"/>
        <w:rPr>
          <w:rFonts w:ascii="David" w:hAnsi="David"/>
        </w:rPr>
      </w:pPr>
      <w:bookmarkStart w:id="42" w:name="_Toc168314945"/>
      <w:r w:rsidRPr="00F53613">
        <w:rPr>
          <w:rFonts w:ascii="David" w:hAnsi="David"/>
          <w:rtl/>
        </w:rPr>
        <w:lastRenderedPageBreak/>
        <w:t xml:space="preserve">המחלקה </w:t>
      </w:r>
      <w:proofErr w:type="spellStart"/>
      <w:r w:rsidRPr="00F53613">
        <w:rPr>
          <w:rFonts w:ascii="David" w:hAnsi="David"/>
        </w:rPr>
        <w:t>Trainer_</w:t>
      </w:r>
      <w:r>
        <w:rPr>
          <w:rFonts w:ascii="David" w:hAnsi="David"/>
        </w:rPr>
        <w:t>Blue</w:t>
      </w:r>
      <w:bookmarkEnd w:id="42"/>
      <w:proofErr w:type="spellEnd"/>
    </w:p>
    <w:p w14:paraId="66B14D55" w14:textId="0DE66CDE" w:rsidR="00254999" w:rsidRPr="0034218B" w:rsidRDefault="00254999" w:rsidP="00254999">
      <w:r>
        <w:rPr>
          <w:rFonts w:hint="cs"/>
          <w:rtl/>
        </w:rPr>
        <w:t>אימון השחקן השני (הכחול). האימון נעשה נגד סוכן פשוט וממומש כנגד סוכן רנדומלי כמו הסוכן הקודם. באימון הזה גם ניסיתי את כל הפרמטרים השונים ואלו הפרמטרים האידיאלים לאימון שמצאתי:</w:t>
      </w:r>
    </w:p>
    <w:p w14:paraId="34479AEA" w14:textId="6AD96EAC" w:rsidR="00A52A7E" w:rsidRDefault="00254999" w:rsidP="0034218B">
      <w:pPr>
        <w:rPr>
          <w:rtl/>
        </w:rPr>
      </w:pPr>
      <w:r>
        <w:rPr>
          <w:rFonts w:hint="cs"/>
          <w:noProof/>
          <w:rtl/>
          <w:lang w:val="he-IL"/>
        </w:rPr>
        <w:drawing>
          <wp:inline distT="0" distB="0" distL="0" distR="0" wp14:anchorId="3277AA41" wp14:editId="65EEC30C">
            <wp:extent cx="2028825" cy="1409700"/>
            <wp:effectExtent l="0" t="0" r="9525" b="0"/>
            <wp:docPr id="16708070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807017" name="Picture 1670807017"/>
                    <pic:cNvPicPr/>
                  </pic:nvPicPr>
                  <pic:blipFill>
                    <a:blip r:embed="rId28">
                      <a:extLst>
                        <a:ext uri="{28A0092B-C50C-407E-A947-70E740481C1C}">
                          <a14:useLocalDpi xmlns:a14="http://schemas.microsoft.com/office/drawing/2010/main" val="0"/>
                        </a:ext>
                      </a:extLst>
                    </a:blip>
                    <a:stretch>
                      <a:fillRect/>
                    </a:stretch>
                  </pic:blipFill>
                  <pic:spPr>
                    <a:xfrm>
                      <a:off x="0" y="0"/>
                      <a:ext cx="2028825" cy="1409700"/>
                    </a:xfrm>
                    <a:prstGeom prst="rect">
                      <a:avLst/>
                    </a:prstGeom>
                  </pic:spPr>
                </pic:pic>
              </a:graphicData>
            </a:graphic>
          </wp:inline>
        </w:drawing>
      </w:r>
    </w:p>
    <w:p w14:paraId="68C37053" w14:textId="53018CEA" w:rsidR="00254999" w:rsidRDefault="00254999" w:rsidP="0034218B">
      <w:pPr>
        <w:rPr>
          <w:rtl/>
        </w:rPr>
      </w:pPr>
      <w:r>
        <w:rPr>
          <w:rFonts w:hint="cs"/>
          <w:rtl/>
        </w:rPr>
        <w:t xml:space="preserve">כאשר גודל ועומק רשת הנוירונים פורט בפרק "מחלקת </w:t>
      </w:r>
      <w:r>
        <w:t>DQN</w:t>
      </w:r>
      <w:r>
        <w:rPr>
          <w:rFonts w:hint="cs"/>
          <w:rtl/>
        </w:rPr>
        <w:t>".</w:t>
      </w:r>
    </w:p>
    <w:p w14:paraId="5D545F75" w14:textId="20FB692D" w:rsidR="00254999" w:rsidRDefault="00254999" w:rsidP="0034218B">
      <w:pPr>
        <w:rPr>
          <w:rtl/>
        </w:rPr>
      </w:pPr>
      <w:r>
        <w:rPr>
          <w:rFonts w:hint="cs"/>
          <w:rtl/>
        </w:rPr>
        <w:t>אימון שחקן זה היה פחות מוצלח, והסוכן לא הגיע לרמת הצלחה גבוהה מול הסוכן הרנדומלי.</w:t>
      </w:r>
      <w:r w:rsidR="00736358">
        <w:rPr>
          <w:rFonts w:hint="cs"/>
          <w:rtl/>
        </w:rPr>
        <w:t xml:space="preserve"> אני סבור שהסיבה היא שלשחקן השני יש חסרון כי הוא לא מתחיל את המשחק.</w:t>
      </w:r>
      <w:r>
        <w:rPr>
          <w:rFonts w:hint="cs"/>
          <w:rtl/>
        </w:rPr>
        <w:t xml:space="preserve"> בגלל שהשחקן הכחול הוא השחקן השני ורשת הנוירונים של הסוכן היא כביכול של השחקן הראשון (האדום), בכל </w:t>
      </w:r>
      <w:proofErr w:type="spellStart"/>
      <w:r>
        <w:rPr>
          <w:rFonts w:hint="cs"/>
          <w:rtl/>
        </w:rPr>
        <w:t>איטרציה</w:t>
      </w:r>
      <w:proofErr w:type="spellEnd"/>
      <w:r>
        <w:rPr>
          <w:rFonts w:hint="cs"/>
          <w:rtl/>
        </w:rPr>
        <w:t xml:space="preserve"> היה צורך לבצע היפוך של הלוח כאילו השחקן הראשון משחק, ולהכניס דגימות הפוכות אלו לרשת הנוירונים. </w:t>
      </w:r>
    </w:p>
    <w:p w14:paraId="5DA5B70C" w14:textId="08AC2061" w:rsidR="004B6D61" w:rsidRDefault="004B6D61" w:rsidP="0034218B">
      <w:pPr>
        <w:rPr>
          <w:rtl/>
        </w:rPr>
      </w:pPr>
      <w:r>
        <w:rPr>
          <w:noProof/>
          <w:rtl/>
          <w:lang w:val="he-IL"/>
        </w:rPr>
        <w:drawing>
          <wp:inline distT="0" distB="0" distL="0" distR="0" wp14:anchorId="4E62D3F2" wp14:editId="78B5B2ED">
            <wp:extent cx="5278120" cy="4030980"/>
            <wp:effectExtent l="0" t="0" r="0" b="7620"/>
            <wp:docPr id="136566549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665493" name="Picture 1365665493"/>
                    <pic:cNvPicPr/>
                  </pic:nvPicPr>
                  <pic:blipFill>
                    <a:blip r:embed="rId29">
                      <a:extLst>
                        <a:ext uri="{28A0092B-C50C-407E-A947-70E740481C1C}">
                          <a14:useLocalDpi xmlns:a14="http://schemas.microsoft.com/office/drawing/2010/main" val="0"/>
                        </a:ext>
                      </a:extLst>
                    </a:blip>
                    <a:stretch>
                      <a:fillRect/>
                    </a:stretch>
                  </pic:blipFill>
                  <pic:spPr>
                    <a:xfrm>
                      <a:off x="0" y="0"/>
                      <a:ext cx="5278120" cy="4030980"/>
                    </a:xfrm>
                    <a:prstGeom prst="rect">
                      <a:avLst/>
                    </a:prstGeom>
                  </pic:spPr>
                </pic:pic>
              </a:graphicData>
            </a:graphic>
          </wp:inline>
        </w:drawing>
      </w:r>
    </w:p>
    <w:p w14:paraId="5E7EAD29" w14:textId="77777777" w:rsidR="00254999" w:rsidRDefault="00254999" w:rsidP="0034218B"/>
    <w:p w14:paraId="2D27DA80" w14:textId="77777777" w:rsidR="00254999" w:rsidRPr="00254999" w:rsidRDefault="00254999" w:rsidP="0034218B">
      <w:pPr>
        <w:rPr>
          <w:rtl/>
        </w:rPr>
      </w:pPr>
    </w:p>
    <w:p w14:paraId="14A2AF96" w14:textId="428B3CA1" w:rsidR="005545C7" w:rsidRDefault="00C902BA" w:rsidP="005545C7">
      <w:pPr>
        <w:pStyle w:val="Heading3"/>
        <w:rPr>
          <w:rFonts w:ascii="David" w:hAnsi="David"/>
          <w:rtl/>
        </w:rPr>
      </w:pPr>
      <w:bookmarkStart w:id="43" w:name="_Toc168314946"/>
      <w:r w:rsidRPr="00F53613">
        <w:rPr>
          <w:rFonts w:ascii="David" w:hAnsi="David"/>
          <w:rtl/>
        </w:rPr>
        <w:lastRenderedPageBreak/>
        <w:t xml:space="preserve">המחלקה </w:t>
      </w:r>
      <w:proofErr w:type="spellStart"/>
      <w:r w:rsidRPr="00F53613">
        <w:rPr>
          <w:rFonts w:ascii="David" w:hAnsi="David"/>
        </w:rPr>
        <w:t>Trainer_</w:t>
      </w:r>
      <w:r w:rsidR="008F6B17">
        <w:rPr>
          <w:rFonts w:ascii="David" w:hAnsi="David"/>
        </w:rPr>
        <w:t>RB</w:t>
      </w:r>
      <w:bookmarkEnd w:id="43"/>
      <w:proofErr w:type="spellEnd"/>
    </w:p>
    <w:p w14:paraId="453F2AC3" w14:textId="71754CE3" w:rsidR="005545C7" w:rsidRDefault="00DE40A6" w:rsidP="005545C7">
      <w:pPr>
        <w:rPr>
          <w:rtl/>
        </w:rPr>
      </w:pPr>
      <w:r>
        <w:rPr>
          <w:rFonts w:hint="cs"/>
          <w:rtl/>
        </w:rPr>
        <w:t xml:space="preserve">אימון שני השחקנים נגד השני בעזרת רשת נוירונים משותפת. השחקן האדום התאמן כרגיל והשחקן הכחול התאמן כמו מקודם, כאשר מתבצע היפוך עבור כל המצבים שלו, כדי שכביכול יתאמן על אותה הרשת (המקבלת מצבים של שחקן אדום). כל שחקן היה סוכן </w:t>
      </w:r>
      <w:r>
        <w:t>DQN</w:t>
      </w:r>
      <w:r>
        <w:rPr>
          <w:rFonts w:hint="cs"/>
          <w:rtl/>
        </w:rPr>
        <w:t xml:space="preserve"> שונה. מטרת רשת הנוירונים המשותפת הייתה לאמן את שני השחקנים בו זמנית כדי שהסוכן יידע לשחק את שני השחקנים ברמה גבוהה. אימון זה הפיק את הסוכן הכי טוב, כאשר נבחנו הרבה פרמטרים (ניסיתי גם 100,000 </w:t>
      </w:r>
      <w:proofErr w:type="spellStart"/>
      <w:r>
        <w:rPr>
          <w:rFonts w:hint="cs"/>
          <w:rtl/>
        </w:rPr>
        <w:t>איטרציות</w:t>
      </w:r>
      <w:proofErr w:type="spellEnd"/>
      <w:r>
        <w:rPr>
          <w:rFonts w:hint="cs"/>
          <w:rtl/>
        </w:rPr>
        <w:t>, ו-500,000, בסוף נמצא כי 100,000 הפיק תוצאות טובות יותר</w:t>
      </w:r>
      <w:r w:rsidR="008E0D7A">
        <w:rPr>
          <w:rFonts w:hint="cs"/>
          <w:rtl/>
        </w:rPr>
        <w:t xml:space="preserve">, כי לאחר הרבה </w:t>
      </w:r>
      <w:proofErr w:type="spellStart"/>
      <w:r w:rsidR="008E0D7A">
        <w:rPr>
          <w:rFonts w:hint="cs"/>
          <w:rtl/>
        </w:rPr>
        <w:t>איטרציות</w:t>
      </w:r>
      <w:proofErr w:type="spellEnd"/>
      <w:r w:rsidR="008E0D7A">
        <w:rPr>
          <w:rFonts w:hint="cs"/>
          <w:rtl/>
        </w:rPr>
        <w:t xml:space="preserve"> הלמידה כבר התחילה להיות לא יציבה </w:t>
      </w:r>
      <w:r w:rsidR="008E0D7A">
        <w:rPr>
          <w:rtl/>
        </w:rPr>
        <w:t>–</w:t>
      </w:r>
      <w:r w:rsidR="008E0D7A">
        <w:rPr>
          <w:rFonts w:hint="cs"/>
          <w:rtl/>
        </w:rPr>
        <w:t xml:space="preserve"> היו פרקים שהסוכן נהיה יותר גרוע</w:t>
      </w:r>
      <w:r>
        <w:rPr>
          <w:rFonts w:hint="cs"/>
          <w:rtl/>
        </w:rPr>
        <w:t>) , ואלו הפרמטרים הכי טובים שמצאתי:</w:t>
      </w:r>
    </w:p>
    <w:p w14:paraId="0783BB16" w14:textId="7DEBD040" w:rsidR="00DE40A6" w:rsidRDefault="00DE40A6" w:rsidP="005545C7">
      <w:pPr>
        <w:rPr>
          <w:rtl/>
        </w:rPr>
      </w:pPr>
      <w:r>
        <w:rPr>
          <w:rFonts w:hint="cs"/>
          <w:noProof/>
          <w:rtl/>
          <w:lang w:val="he-IL"/>
        </w:rPr>
        <w:drawing>
          <wp:inline distT="0" distB="0" distL="0" distR="0" wp14:anchorId="5AA12F05" wp14:editId="0D3AD248">
            <wp:extent cx="1508719" cy="1171575"/>
            <wp:effectExtent l="0" t="0" r="0" b="0"/>
            <wp:docPr id="42886518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65183" name="Picture 428865183"/>
                    <pic:cNvPicPr/>
                  </pic:nvPicPr>
                  <pic:blipFill>
                    <a:blip r:embed="rId30">
                      <a:extLst>
                        <a:ext uri="{28A0092B-C50C-407E-A947-70E740481C1C}">
                          <a14:useLocalDpi xmlns:a14="http://schemas.microsoft.com/office/drawing/2010/main" val="0"/>
                        </a:ext>
                      </a:extLst>
                    </a:blip>
                    <a:stretch>
                      <a:fillRect/>
                    </a:stretch>
                  </pic:blipFill>
                  <pic:spPr>
                    <a:xfrm>
                      <a:off x="0" y="0"/>
                      <a:ext cx="1521027" cy="1181132"/>
                    </a:xfrm>
                    <a:prstGeom prst="rect">
                      <a:avLst/>
                    </a:prstGeom>
                  </pic:spPr>
                </pic:pic>
              </a:graphicData>
            </a:graphic>
          </wp:inline>
        </w:drawing>
      </w:r>
    </w:p>
    <w:p w14:paraId="4E1DBF5D" w14:textId="4AD9526A" w:rsidR="00710554" w:rsidRDefault="00DE40A6" w:rsidP="00DE40A6">
      <w:pPr>
        <w:rPr>
          <w:noProof/>
          <w:rtl/>
          <w:lang w:val="he-IL"/>
        </w:rPr>
      </w:pPr>
      <w:r>
        <w:rPr>
          <w:rFonts w:hint="cs"/>
          <w:rtl/>
        </w:rPr>
        <w:t xml:space="preserve">כאשר גודל ועומק רשת הנוירונים פורט בפרק "מחלקת </w:t>
      </w:r>
      <w:r>
        <w:t>DQN</w:t>
      </w:r>
      <w:r>
        <w:rPr>
          <w:rFonts w:hint="cs"/>
          <w:rtl/>
        </w:rPr>
        <w:t xml:space="preserve">" (גודל ועומק הרשת היה אופטימלי עבור כל האימונים, לכן השתמשתי באותה הרשת לכל האימונים). אימון הסוכן הזה היה הכי מוצלח מכולם, משום שסוכן זה השתפר ושיחק מול עצמו, מה </w:t>
      </w:r>
      <w:proofErr w:type="spellStart"/>
      <w:r>
        <w:rPr>
          <w:rFonts w:hint="cs"/>
          <w:rtl/>
        </w:rPr>
        <w:t>שאיפשר</w:t>
      </w:r>
      <w:proofErr w:type="spellEnd"/>
      <w:r>
        <w:rPr>
          <w:rFonts w:hint="cs"/>
          <w:rtl/>
        </w:rPr>
        <w:t xml:space="preserve"> לו למצוא אסטרטגיות שונות והוא הגיע לרמה שהוא הצליח לנצח את סוכן אלפא-בטא כאשר הוא משחק ראשון (כאשר הוא משחק שני </w:t>
      </w:r>
      <w:r>
        <w:rPr>
          <w:rtl/>
        </w:rPr>
        <w:t>–</w:t>
      </w:r>
      <w:r>
        <w:rPr>
          <w:rFonts w:hint="cs"/>
          <w:rtl/>
        </w:rPr>
        <w:t xml:space="preserve"> לפעמים מנצח, תלוי בפרמטרים הנוכחיים). מול הסוכן הרנדומלי הוא גם הצליח: 88% כשחקן ראשון, 80% כשחקן שני.</w:t>
      </w:r>
    </w:p>
    <w:p w14:paraId="227016AD" w14:textId="7215EC79" w:rsidR="00DE40A6" w:rsidRDefault="00710554" w:rsidP="00DE40A6">
      <w:pPr>
        <w:rPr>
          <w:rtl/>
        </w:rPr>
      </w:pPr>
      <w:r>
        <w:rPr>
          <w:noProof/>
          <w:rtl/>
          <w:lang w:val="he-IL"/>
        </w:rPr>
        <w:drawing>
          <wp:inline distT="0" distB="0" distL="0" distR="0" wp14:anchorId="09647348" wp14:editId="3FF20D11">
            <wp:extent cx="4103268" cy="3133725"/>
            <wp:effectExtent l="0" t="0" r="0" b="0"/>
            <wp:docPr id="1750813901" name="Picture 23"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813901" name="Picture 23" descr="A graph of a graph of a graph&#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4144778" cy="3165427"/>
                    </a:xfrm>
                    <a:prstGeom prst="rect">
                      <a:avLst/>
                    </a:prstGeom>
                  </pic:spPr>
                </pic:pic>
              </a:graphicData>
            </a:graphic>
          </wp:inline>
        </w:drawing>
      </w:r>
    </w:p>
    <w:p w14:paraId="67BD0612" w14:textId="54AF9208" w:rsidR="004B6D61" w:rsidRDefault="004B6D61" w:rsidP="004B6D61">
      <w:pPr>
        <w:keepNext/>
      </w:pPr>
    </w:p>
    <w:p w14:paraId="182C4D64" w14:textId="115E98C6" w:rsidR="00DE40A6" w:rsidRDefault="004B6D61" w:rsidP="004B6D61">
      <w:pPr>
        <w:pStyle w:val="Caption"/>
        <w:rPr>
          <w:rtl/>
        </w:rPr>
      </w:pPr>
      <w:r>
        <w:rPr>
          <w:rFonts w:hint="cs"/>
          <w:rtl/>
        </w:rPr>
        <w:t>יש לשים לב כי בגרף זה אחוזי הניצחון של הסוכן מול עצמו</w:t>
      </w:r>
      <w:r w:rsidR="00835C0A">
        <w:rPr>
          <w:rFonts w:hint="cs"/>
          <w:rtl/>
        </w:rPr>
        <w:t xml:space="preserve"> (גרף 1)</w:t>
      </w:r>
      <w:r>
        <w:rPr>
          <w:rFonts w:hint="cs"/>
          <w:rtl/>
        </w:rPr>
        <w:t xml:space="preserve"> כל הזמן משתנים (הרי </w:t>
      </w:r>
      <w:r w:rsidR="00835C0A">
        <w:rPr>
          <w:rFonts w:hint="cs"/>
          <w:rtl/>
        </w:rPr>
        <w:t>כל שחקן משתפר ולא קבוע)</w:t>
      </w:r>
    </w:p>
    <w:p w14:paraId="7A1E735C" w14:textId="035EBD1F" w:rsidR="00C902BA" w:rsidRDefault="00C902BA" w:rsidP="00901FD8">
      <w:pPr>
        <w:pStyle w:val="Heading1"/>
        <w:rPr>
          <w:rFonts w:ascii="David" w:hAnsi="David"/>
          <w:rtl/>
        </w:rPr>
      </w:pPr>
      <w:bookmarkStart w:id="44" w:name="_Toc168314947"/>
      <w:r w:rsidRPr="00F53613">
        <w:rPr>
          <w:rFonts w:ascii="David" w:hAnsi="David"/>
          <w:rtl/>
        </w:rPr>
        <w:lastRenderedPageBreak/>
        <w:t xml:space="preserve">תוצאות </w:t>
      </w:r>
      <w:r w:rsidR="00CD7C66" w:rsidRPr="00F53613">
        <w:rPr>
          <w:rFonts w:ascii="David" w:hAnsi="David"/>
          <w:rtl/>
        </w:rPr>
        <w:t xml:space="preserve">ומסקנות </w:t>
      </w:r>
      <w:r w:rsidRPr="00F53613">
        <w:rPr>
          <w:rFonts w:ascii="David" w:hAnsi="David"/>
          <w:rtl/>
        </w:rPr>
        <w:t>המחקר</w:t>
      </w:r>
      <w:bookmarkEnd w:id="44"/>
    </w:p>
    <w:p w14:paraId="346266A9" w14:textId="687CEFCA" w:rsidR="00DE40A6" w:rsidRDefault="00DE40A6" w:rsidP="00DE40A6">
      <w:pPr>
        <w:rPr>
          <w:rtl/>
        </w:rPr>
      </w:pPr>
      <w:r>
        <w:rPr>
          <w:rFonts w:hint="cs"/>
          <w:b/>
          <w:bCs/>
          <w:rtl/>
        </w:rPr>
        <w:t xml:space="preserve">גודל </w:t>
      </w:r>
      <w:r w:rsidR="000939C9">
        <w:rPr>
          <w:rFonts w:hint="cs"/>
          <w:b/>
          <w:bCs/>
          <w:rtl/>
        </w:rPr>
        <w:t xml:space="preserve">ועומק </w:t>
      </w:r>
      <w:r>
        <w:rPr>
          <w:rFonts w:hint="cs"/>
          <w:b/>
          <w:bCs/>
          <w:rtl/>
        </w:rPr>
        <w:t>רשת אופטימלית:</w:t>
      </w:r>
    </w:p>
    <w:p w14:paraId="1B6FA1FE" w14:textId="15830145" w:rsidR="00DE40A6" w:rsidRDefault="00DE40A6" w:rsidP="00DE40A6">
      <w:pPr>
        <w:rPr>
          <w:rtl/>
        </w:rPr>
      </w:pPr>
      <w:r>
        <w:rPr>
          <w:rFonts w:hint="cs"/>
          <w:rtl/>
        </w:rPr>
        <w:t xml:space="preserve">נמצא כי גודל ועומק הרשת האופטימלית הוא גם אופטימלי עבור כל האימונים </w:t>
      </w:r>
      <w:r>
        <w:rPr>
          <w:rtl/>
        </w:rPr>
        <w:t>–</w:t>
      </w:r>
      <w:r>
        <w:rPr>
          <w:rFonts w:hint="cs"/>
          <w:rtl/>
        </w:rPr>
        <w:t xml:space="preserve"> לא רק אימון ספציפי אחד. משום שארבע בשורה משחק פשוט, לא נדרשה רשת עמוקה, ומצאתי כי רק שכבה נסתרת אחת בגודל 128 היא אופטימלית. ככל שעומק הרשת גדל, גם זמן האימון והזמן שלוקח לסוכן להשתפר (כי יש יותר משקלים).</w:t>
      </w:r>
    </w:p>
    <w:p w14:paraId="6709BF9C" w14:textId="77777777" w:rsidR="000939C9" w:rsidRDefault="000939C9" w:rsidP="00DE40A6">
      <w:pPr>
        <w:rPr>
          <w:rtl/>
        </w:rPr>
      </w:pPr>
    </w:p>
    <w:p w14:paraId="21FD0D50" w14:textId="6E322D1F" w:rsidR="000939C9" w:rsidRDefault="000939C9" w:rsidP="00DE40A6">
      <w:pPr>
        <w:rPr>
          <w:b/>
          <w:bCs/>
          <w:rtl/>
        </w:rPr>
      </w:pPr>
      <w:r>
        <w:rPr>
          <w:rFonts w:hint="cs"/>
          <w:b/>
          <w:bCs/>
          <w:rtl/>
        </w:rPr>
        <w:t>פרמטרים של האימון:</w:t>
      </w:r>
    </w:p>
    <w:p w14:paraId="141A23B1" w14:textId="5BA95915" w:rsidR="000939C9" w:rsidRDefault="000939C9" w:rsidP="000939C9">
      <w:pPr>
        <w:rPr>
          <w:rtl/>
        </w:rPr>
      </w:pPr>
      <w:r>
        <w:rPr>
          <w:rFonts w:hint="cs"/>
          <w:rtl/>
        </w:rPr>
        <w:t xml:space="preserve">נמצא כי </w:t>
      </w:r>
      <w:proofErr w:type="spellStart"/>
      <w:r>
        <w:t>batch_size</w:t>
      </w:r>
      <w:proofErr w:type="spellEnd"/>
      <w:r>
        <w:rPr>
          <w:rFonts w:hint="cs"/>
          <w:rtl/>
        </w:rPr>
        <w:t xml:space="preserve"> של 64 הוא אופטימלי לאימון. ככל ש</w:t>
      </w:r>
      <w:proofErr w:type="spellStart"/>
      <w:r>
        <w:t>batch_size</w:t>
      </w:r>
      <w:proofErr w:type="spellEnd"/>
      <w:r>
        <w:rPr>
          <w:rFonts w:hint="cs"/>
          <w:rtl/>
        </w:rPr>
        <w:t xml:space="preserve"> קטן, האימון מתבצע מהר יותר (כי כל </w:t>
      </w:r>
      <w:proofErr w:type="spellStart"/>
      <w:r>
        <w:rPr>
          <w:rFonts w:hint="cs"/>
          <w:rtl/>
        </w:rPr>
        <w:t>איטרציה</w:t>
      </w:r>
      <w:proofErr w:type="spellEnd"/>
      <w:r>
        <w:rPr>
          <w:rFonts w:hint="cs"/>
          <w:rtl/>
        </w:rPr>
        <w:t xml:space="preserve"> משתמשת בפחות שרשראות מ</w:t>
      </w:r>
      <w:r>
        <w:t>replay buffer</w:t>
      </w:r>
      <w:r>
        <w:rPr>
          <w:rFonts w:hint="cs"/>
          <w:rtl/>
        </w:rPr>
        <w:t xml:space="preserve">). אפילו ניסיתי אימון עם 20, אשר הוא מאוד מהיר (מריץ בערך 10 </w:t>
      </w:r>
      <w:proofErr w:type="spellStart"/>
      <w:r>
        <w:rPr>
          <w:rFonts w:hint="cs"/>
          <w:rtl/>
        </w:rPr>
        <w:t>איטרציות</w:t>
      </w:r>
      <w:proofErr w:type="spellEnd"/>
      <w:r>
        <w:rPr>
          <w:rFonts w:hint="cs"/>
          <w:rtl/>
        </w:rPr>
        <w:t xml:space="preserve"> בשנייה), אך לא מאמן לרמה טובה. בנוסף, בטווח של 20-100 אלף </w:t>
      </w:r>
      <w:proofErr w:type="spellStart"/>
      <w:r>
        <w:rPr>
          <w:rFonts w:hint="cs"/>
          <w:rtl/>
        </w:rPr>
        <w:t>איטרציות</w:t>
      </w:r>
      <w:proofErr w:type="spellEnd"/>
      <w:r>
        <w:rPr>
          <w:rFonts w:hint="cs"/>
          <w:rtl/>
        </w:rPr>
        <w:t xml:space="preserve"> נמצא כי האימון היה הכי אפקטיבי, והסוכנים השתפרו הכי הרבה. לאחר מכן, או שהאימון לא השפיע (הסוכן הפסיק להשתפר) או שהסוכן התחיל גם להידרדר, במיוחד במקרה של אימון סוכן מול עצמו (כי הוא ניסה אסטרטגיות שונות לשבור את </w:t>
      </w:r>
      <w:proofErr w:type="spellStart"/>
      <w:r>
        <w:rPr>
          <w:rFonts w:hint="cs"/>
          <w:rtl/>
        </w:rPr>
        <w:t>השיוויון</w:t>
      </w:r>
      <w:proofErr w:type="spellEnd"/>
      <w:r>
        <w:rPr>
          <w:rFonts w:hint="cs"/>
          <w:rtl/>
        </w:rPr>
        <w:t xml:space="preserve"> בינו לבין עצמו ולמעשה הרע). היה צריך למצוא את ה</w:t>
      </w:r>
      <w:r>
        <w:t>sweet spot</w:t>
      </w:r>
      <w:r>
        <w:rPr>
          <w:rFonts w:hint="cs"/>
          <w:rtl/>
        </w:rPr>
        <w:t xml:space="preserve"> כך שאורך האימון לא יהיה ארוך מדי אך שגם יהיה ברמה גבוהה בסוף. בנוסף, חקרתי כי קצב הלמידה האופטימלי גם צריך להיות קטן אך לא קטן מדי, כדי שהסוכן </w:t>
      </w:r>
      <w:proofErr w:type="spellStart"/>
      <w:r>
        <w:rPr>
          <w:rFonts w:hint="cs"/>
          <w:rtl/>
        </w:rPr>
        <w:t>ישאר</w:t>
      </w:r>
      <w:proofErr w:type="spellEnd"/>
      <w:r>
        <w:rPr>
          <w:rFonts w:hint="cs"/>
          <w:rtl/>
        </w:rPr>
        <w:t xml:space="preserve"> יציב ולא פתאום ידרדר ממש, אך גם שישתפר. גם כן, קצב עדכון הרשתות אחת לשנייה (</w:t>
      </w:r>
      <w:r>
        <w:t>C</w:t>
      </w:r>
      <w:r>
        <w:rPr>
          <w:rFonts w:hint="cs"/>
          <w:rtl/>
        </w:rPr>
        <w:t xml:space="preserve">) נמצא להיות אופטימלי כאשר מעדכנים פעם ב-1000 </w:t>
      </w:r>
      <w:proofErr w:type="spellStart"/>
      <w:r>
        <w:rPr>
          <w:rFonts w:hint="cs"/>
          <w:rtl/>
        </w:rPr>
        <w:t>איטרציות</w:t>
      </w:r>
      <w:proofErr w:type="spellEnd"/>
      <w:r>
        <w:rPr>
          <w:rFonts w:hint="cs"/>
          <w:rtl/>
        </w:rPr>
        <w:t xml:space="preserve">. היה חשוב שהקצב הזה יתעדכן באופן תדיר כדי שהסוכן ישתפר, אך לא באופן תדיר מדי כדי שהוא לא ישתפר כלל (כי הוא ישחק מול עצמו לפני כמות קטנה של </w:t>
      </w:r>
      <w:proofErr w:type="spellStart"/>
      <w:r>
        <w:rPr>
          <w:rFonts w:hint="cs"/>
          <w:rtl/>
        </w:rPr>
        <w:t>איטרציות</w:t>
      </w:r>
      <w:proofErr w:type="spellEnd"/>
      <w:r>
        <w:rPr>
          <w:rFonts w:hint="cs"/>
          <w:rtl/>
        </w:rPr>
        <w:t xml:space="preserve"> </w:t>
      </w:r>
      <w:r>
        <w:rPr>
          <w:rtl/>
        </w:rPr>
        <w:t>–</w:t>
      </w:r>
      <w:r>
        <w:rPr>
          <w:rFonts w:hint="cs"/>
          <w:rtl/>
        </w:rPr>
        <w:t xml:space="preserve"> שהם כמעט אותם הסוכנים).</w:t>
      </w:r>
    </w:p>
    <w:p w14:paraId="6E1985EB" w14:textId="77777777" w:rsidR="000939C9" w:rsidRDefault="000939C9" w:rsidP="000939C9">
      <w:pPr>
        <w:rPr>
          <w:rtl/>
        </w:rPr>
      </w:pPr>
    </w:p>
    <w:p w14:paraId="2844BE90" w14:textId="7834ACB2" w:rsidR="000939C9" w:rsidRDefault="000939C9" w:rsidP="000939C9">
      <w:pPr>
        <w:rPr>
          <w:rtl/>
        </w:rPr>
      </w:pPr>
      <w:r>
        <w:rPr>
          <w:rFonts w:hint="cs"/>
          <w:b/>
          <w:bCs/>
          <w:rtl/>
        </w:rPr>
        <w:t>סוגי אימון:</w:t>
      </w:r>
    </w:p>
    <w:p w14:paraId="72AD92E1" w14:textId="1AF75792" w:rsidR="000939C9" w:rsidRPr="000939C9" w:rsidRDefault="000939C9" w:rsidP="000939C9">
      <w:pPr>
        <w:rPr>
          <w:rtl/>
        </w:rPr>
      </w:pPr>
      <w:r>
        <w:rPr>
          <w:rFonts w:hint="cs"/>
          <w:rtl/>
        </w:rPr>
        <w:t xml:space="preserve">בחנתי שני סוגי אימון. הראשון </w:t>
      </w:r>
      <w:r>
        <w:rPr>
          <w:rtl/>
        </w:rPr>
        <w:t>–</w:t>
      </w:r>
      <w:r>
        <w:rPr>
          <w:rFonts w:hint="cs"/>
          <w:rtl/>
        </w:rPr>
        <w:t xml:space="preserve"> אימון מול סוכן רנדומלי, כאשר אימנתי שחקן אחד בבת אחת מול סוכן רנדומלי. הסוכן של השחקן הראשון למד לשחק מאוד טוב נגד הסוכן הספציפי הזה אך לא למד לשחק טוב מול אלפא-בטא, כי הרי הסוכן השתפר רק מול הסוכן הספציפי הזה ופיתח אסטרטגיות בייחוד אליו (</w:t>
      </w:r>
      <w:r>
        <w:t>overfitting</w:t>
      </w:r>
      <w:r>
        <w:rPr>
          <w:rFonts w:hint="cs"/>
          <w:rtl/>
        </w:rPr>
        <w:t xml:space="preserve">). </w:t>
      </w:r>
      <w:r w:rsidR="004B6D61">
        <w:rPr>
          <w:rFonts w:hint="cs"/>
          <w:rtl/>
        </w:rPr>
        <w:t>סוג האימון השני היה אימון של סוכן מול עצמו. אימון זה הוכיח את עצמו כסוג האימון האופטימלי, כאשר הסוכן משחק מול עצמו הוא לומד דינמית, ולא ספציפית מול סוכן שאינו משתפר ומשנה את עצמו. ככה למעשה הסוכן הזה הצליח אפילו לנצח את סוכן החכם אלפא-בטא. בכללי, סוכן האלפא-בטא היה יותר טוב מסוכני ה</w:t>
      </w:r>
      <w:r w:rsidR="004B6D61">
        <w:t>DQN</w:t>
      </w:r>
      <w:r w:rsidR="004B6D61">
        <w:rPr>
          <w:rFonts w:hint="cs"/>
          <w:rtl/>
        </w:rPr>
        <w:t xml:space="preserve"> משום שיש לו אסטרטגיית ניצחון טובה בהרבה יותר - הוא מעריך ערכי מצבים בדיוק רב יותר מהרשת ברוב המקרים (באמצעות היוריסטיקה), אך באימון הסוכן מול עצמו הוא התעלה על הערכות ההיוריסטיקה של סוכן האלפא-בטא, שזה מאוד מרשים בעיניי בהתחשב בכך שפונקציית ההיוריסטיקה נכתבה ע"י בן אדם.</w:t>
      </w:r>
    </w:p>
    <w:p w14:paraId="1CA09FB6" w14:textId="77777777" w:rsidR="00CD7C66" w:rsidRPr="00F53613" w:rsidRDefault="00CD7C66">
      <w:pPr>
        <w:keepLines w:val="0"/>
        <w:bidi w:val="0"/>
        <w:spacing w:line="240" w:lineRule="auto"/>
        <w:jc w:val="left"/>
        <w:rPr>
          <w:rFonts w:ascii="David" w:hAnsi="David"/>
          <w:b/>
          <w:bCs/>
          <w:sz w:val="44"/>
          <w:szCs w:val="44"/>
          <w:u w:val="double"/>
          <w:rtl/>
        </w:rPr>
      </w:pPr>
      <w:r w:rsidRPr="00F53613">
        <w:rPr>
          <w:rFonts w:ascii="David" w:hAnsi="David"/>
          <w:rtl/>
        </w:rPr>
        <w:br w:type="page"/>
      </w:r>
    </w:p>
    <w:p w14:paraId="1DC9C296" w14:textId="7BB7131A" w:rsidR="00901FD8" w:rsidRPr="00F53613" w:rsidRDefault="00CD7C66" w:rsidP="00CD7C66">
      <w:pPr>
        <w:pStyle w:val="Heading1"/>
        <w:rPr>
          <w:rFonts w:ascii="David" w:hAnsi="David"/>
          <w:rtl/>
        </w:rPr>
      </w:pPr>
      <w:bookmarkStart w:id="45" w:name="_Toc168314948"/>
      <w:r w:rsidRPr="00F53613">
        <w:rPr>
          <w:rFonts w:ascii="David" w:hAnsi="David"/>
          <w:rtl/>
        </w:rPr>
        <w:lastRenderedPageBreak/>
        <w:t>רפלקציה</w:t>
      </w:r>
      <w:bookmarkEnd w:id="45"/>
    </w:p>
    <w:p w14:paraId="599E068B" w14:textId="77777777" w:rsidR="00B25EF5" w:rsidRPr="00F53613" w:rsidRDefault="00B25EF5" w:rsidP="00B25EF5">
      <w:pPr>
        <w:pStyle w:val="1"/>
        <w:numPr>
          <w:ilvl w:val="0"/>
          <w:numId w:val="0"/>
        </w:numPr>
        <w:ind w:left="567" w:hanging="567"/>
        <w:rPr>
          <w:rStyle w:val="IntenseEmphasis"/>
          <w:rFonts w:ascii="David" w:hAnsi="David"/>
          <w:rtl/>
        </w:rPr>
      </w:pPr>
    </w:p>
    <w:p w14:paraId="4790E13C" w14:textId="51DE5635" w:rsidR="00480019" w:rsidRDefault="00480019" w:rsidP="00B25EF5">
      <w:pPr>
        <w:pStyle w:val="Heading2"/>
        <w:rPr>
          <w:rStyle w:val="IntenseEmphasis"/>
          <w:rFonts w:ascii="David" w:hAnsi="David"/>
          <w:rtl/>
        </w:rPr>
      </w:pPr>
      <w:bookmarkStart w:id="46" w:name="_Toc168314949"/>
      <w:r w:rsidRPr="00F53613">
        <w:rPr>
          <w:rStyle w:val="IntenseEmphasis"/>
          <w:rFonts w:ascii="David" w:hAnsi="David"/>
          <w:rtl/>
        </w:rPr>
        <w:t>מדוע בחרת</w:t>
      </w:r>
      <w:r w:rsidR="00E16E5D" w:rsidRPr="00F53613">
        <w:rPr>
          <w:rStyle w:val="IntenseEmphasis"/>
          <w:rFonts w:ascii="David" w:hAnsi="David"/>
          <w:rtl/>
        </w:rPr>
        <w:t xml:space="preserve"> בפרויקט זה</w:t>
      </w:r>
      <w:bookmarkEnd w:id="46"/>
    </w:p>
    <w:p w14:paraId="79B3F80A" w14:textId="3C43D56C" w:rsidR="00076A75" w:rsidRDefault="00076A75" w:rsidP="00076A75">
      <w:pPr>
        <w:rPr>
          <w:rtl/>
        </w:rPr>
      </w:pPr>
      <w:r>
        <w:rPr>
          <w:rFonts w:hint="cs"/>
          <w:rtl/>
        </w:rPr>
        <w:t>בחרתי בפרויקט זה (ובמגמה בכללי) משום שבינה מלאכותית זה תחום שמאוד עניין אותי ורציתי להתעמק בו. בחרתי במשחק ארבע בשורה כי זה משחק ששיחקתי בו הרבה בילדותי ואני מכיר אותו היטב. בנוסף, חשבתי שזה יהיה מעניין לראות איך בינה מלאכותית תלמד לשחק משחק פשוט יחסית שקשה לחשוב על אסטרטגיה מוצקת חוץ מלחסום את היריב ולנסות ליצור רביעייה.</w:t>
      </w:r>
    </w:p>
    <w:p w14:paraId="15A5DEDE" w14:textId="77777777" w:rsidR="00076A75" w:rsidRPr="00076A75" w:rsidRDefault="00076A75" w:rsidP="00076A75"/>
    <w:p w14:paraId="141BB1DD" w14:textId="77777777" w:rsidR="00480019" w:rsidRDefault="00480019" w:rsidP="00B25EF5">
      <w:pPr>
        <w:pStyle w:val="Heading2"/>
        <w:rPr>
          <w:rStyle w:val="IntenseEmphasis"/>
          <w:rFonts w:ascii="David" w:hAnsi="David"/>
          <w:rtl/>
        </w:rPr>
      </w:pPr>
      <w:bookmarkStart w:id="47" w:name="_Toc168314950"/>
      <w:r w:rsidRPr="00F53613">
        <w:rPr>
          <w:rStyle w:val="IntenseEmphasis"/>
          <w:rFonts w:ascii="David" w:hAnsi="David"/>
          <w:rtl/>
        </w:rPr>
        <w:t>תיאור תהליך התכנון</w:t>
      </w:r>
      <w:bookmarkEnd w:id="47"/>
    </w:p>
    <w:p w14:paraId="5D19BAE5" w14:textId="77777777" w:rsidR="00076A75" w:rsidRDefault="00076A75" w:rsidP="00076A75">
      <w:pPr>
        <w:rPr>
          <w:rtl/>
        </w:rPr>
      </w:pPr>
      <w:proofErr w:type="spellStart"/>
      <w:r>
        <w:rPr>
          <w:rFonts w:hint="cs"/>
          <w:rtl/>
        </w:rPr>
        <w:t>תיכננתי</w:t>
      </w:r>
      <w:proofErr w:type="spellEnd"/>
      <w:r>
        <w:rPr>
          <w:rFonts w:hint="cs"/>
          <w:rtl/>
        </w:rPr>
        <w:t xml:space="preserve"> את המשחק בשלבים כך שקודם אני אבנה את המשחק כמשחק בסיסי עם סוכנים אנושיים ולבנות על זה עם סוכנים חכמים ובהמשך גם </w:t>
      </w:r>
      <w:r>
        <w:t>DQN</w:t>
      </w:r>
      <w:r>
        <w:rPr>
          <w:rFonts w:hint="cs"/>
          <w:rtl/>
        </w:rPr>
        <w:t xml:space="preserve">. בהתחלה פיתחתי את ממשק המשחק באמצעות </w:t>
      </w:r>
      <w:proofErr w:type="spellStart"/>
      <w:r>
        <w:t>pygame</w:t>
      </w:r>
      <w:proofErr w:type="spellEnd"/>
      <w:r>
        <w:rPr>
          <w:rFonts w:hint="cs"/>
          <w:rtl/>
        </w:rPr>
        <w:t xml:space="preserve">, ואת מודל הסביבה-סוכן הבסיסי עבור המשחק שלי כדי שאני יוכל לפתח אותו אחר כך לסוכני </w:t>
      </w:r>
      <w:r>
        <w:t>DQN</w:t>
      </w:r>
      <w:r>
        <w:rPr>
          <w:rFonts w:hint="cs"/>
          <w:rtl/>
        </w:rPr>
        <w:t>. תחילה פיתחתי סוכנים פשוטים כמו לאחר מכן פיתחתי סוכנים חכמים כגון אלפא-בטא. לבסוף, פיתחתי את מחלקות האימונים ואת סוכני ה</w:t>
      </w:r>
      <w:r>
        <w:t>DQN</w:t>
      </w:r>
      <w:r>
        <w:rPr>
          <w:rFonts w:hint="cs"/>
          <w:rtl/>
        </w:rPr>
        <w:t>, שישבו טוב על מודל הסביבה-סוכן שפותח בהתחלה.</w:t>
      </w:r>
    </w:p>
    <w:p w14:paraId="672B5B76" w14:textId="5497C2D1" w:rsidR="00076A75" w:rsidRPr="00076A75" w:rsidRDefault="00076A75" w:rsidP="00076A75">
      <w:pPr>
        <w:rPr>
          <w:rtl/>
        </w:rPr>
      </w:pPr>
      <w:r>
        <w:rPr>
          <w:rFonts w:hint="cs"/>
          <w:rtl/>
        </w:rPr>
        <w:t xml:space="preserve"> </w:t>
      </w:r>
    </w:p>
    <w:p w14:paraId="4BC247D5" w14:textId="77777777" w:rsidR="00480019" w:rsidRDefault="00480019" w:rsidP="00B25EF5">
      <w:pPr>
        <w:pStyle w:val="Heading2"/>
        <w:rPr>
          <w:rFonts w:ascii="David" w:hAnsi="David"/>
          <w:rtl/>
        </w:rPr>
      </w:pPr>
      <w:bookmarkStart w:id="48" w:name="_gjdgxs" w:colFirst="0" w:colLast="0"/>
      <w:bookmarkStart w:id="49" w:name="_Toc168314951"/>
      <w:bookmarkEnd w:id="48"/>
      <w:r w:rsidRPr="00F53613">
        <w:rPr>
          <w:rFonts w:ascii="David" w:hAnsi="David"/>
          <w:rtl/>
        </w:rPr>
        <w:t>התמודדות עם אתגרים שבדרך</w:t>
      </w:r>
      <w:bookmarkEnd w:id="49"/>
    </w:p>
    <w:p w14:paraId="59260CEE" w14:textId="35844FDE" w:rsidR="00076A75" w:rsidRDefault="00076A75" w:rsidP="00076A75">
      <w:pPr>
        <w:rPr>
          <w:rtl/>
        </w:rPr>
      </w:pPr>
      <w:r>
        <w:rPr>
          <w:rFonts w:hint="cs"/>
          <w:rtl/>
        </w:rPr>
        <w:t xml:space="preserve">האתגרים הקשים היו ללמוד את החומר התיאורטי בהתחלה ולהבין תחום שהוא מאוד חדש ומסובך. בהתחלה זה היה ללמוד את ממשק </w:t>
      </w:r>
      <w:proofErr w:type="spellStart"/>
      <w:r>
        <w:t>pygame</w:t>
      </w:r>
      <w:proofErr w:type="spellEnd"/>
      <w:r>
        <w:rPr>
          <w:rFonts w:hint="cs"/>
          <w:rtl/>
        </w:rPr>
        <w:t xml:space="preserve"> ואיך ליצור חלון משחק עם </w:t>
      </w:r>
      <w:r>
        <w:t>frames</w:t>
      </w:r>
      <w:r>
        <w:rPr>
          <w:rFonts w:hint="cs"/>
          <w:rtl/>
        </w:rPr>
        <w:t xml:space="preserve"> וגרפיקה, וללמוד איך עובד מודל סביבה-סוכן כדי שאני יוכל ל</w:t>
      </w:r>
      <w:r w:rsidR="003800BE">
        <w:rPr>
          <w:rFonts w:hint="cs"/>
          <w:rtl/>
        </w:rPr>
        <w:t>ממש אותו במשחק. לאחר מכן, זה היה ללמוד את האלגוריתמים של הסוכנים החכמים ולפתח אותם (היו מלא באגים).</w:t>
      </w:r>
    </w:p>
    <w:p w14:paraId="06683435" w14:textId="77777777" w:rsidR="003800BE" w:rsidRDefault="003800BE" w:rsidP="00076A75">
      <w:pPr>
        <w:rPr>
          <w:rtl/>
        </w:rPr>
      </w:pPr>
      <w:r>
        <w:rPr>
          <w:rFonts w:hint="cs"/>
          <w:rtl/>
        </w:rPr>
        <w:t>אני חושב אבל שבפרט החלק הכי קשה היה אימון הסוכנים, וללמוד את החומר התיאורטי כיצד לפתח רשת נוירונים בעצם על המשחק הפשוט שבניתי. אימון הסוכנים היה תהליך ארוך וכל פעם שסוכן לא עובד טוב בכל מקרה צריך לחכות כמה שעות כדי שאני אראה שהוא באמת לא מצליח להתאמן, וזה תהליך שפשוט לקח מלא זמן.</w:t>
      </w:r>
    </w:p>
    <w:p w14:paraId="775B7C26" w14:textId="112AFF7F" w:rsidR="003800BE" w:rsidRPr="00076A75" w:rsidRDefault="003800BE" w:rsidP="00076A75">
      <w:pPr>
        <w:rPr>
          <w:rtl/>
        </w:rPr>
      </w:pPr>
      <w:r>
        <w:rPr>
          <w:rFonts w:hint="cs"/>
          <w:rtl/>
        </w:rPr>
        <w:t>הקפדתי לאורך כל הדרך להתרכז ולהתחבר לאינטואיציה של החומר התיאורטי, ולנסות להבין איך גם לשפר את האימון בסוף ולהגיע למצב אופטימלי.</w:t>
      </w:r>
    </w:p>
    <w:p w14:paraId="68ACB26F" w14:textId="3F407839" w:rsidR="00490522" w:rsidRDefault="00490522" w:rsidP="00B25EF5">
      <w:pPr>
        <w:pStyle w:val="Heading2"/>
        <w:rPr>
          <w:rFonts w:ascii="David" w:hAnsi="David"/>
          <w:rtl/>
        </w:rPr>
      </w:pPr>
      <w:bookmarkStart w:id="50" w:name="_Toc168314952"/>
      <w:r w:rsidRPr="00F53613">
        <w:rPr>
          <w:rFonts w:ascii="David" w:hAnsi="David"/>
          <w:rtl/>
        </w:rPr>
        <w:t>דברים שלמדתי על עצמי בעקבות הפרויקט.</w:t>
      </w:r>
      <w:bookmarkEnd w:id="50"/>
    </w:p>
    <w:p w14:paraId="26B47039" w14:textId="6CD488AC" w:rsidR="003800BE" w:rsidRPr="003800BE" w:rsidRDefault="003800BE" w:rsidP="003800BE">
      <w:pPr>
        <w:rPr>
          <w:rtl/>
        </w:rPr>
      </w:pPr>
      <w:r>
        <w:rPr>
          <w:rFonts w:hint="cs"/>
          <w:rtl/>
        </w:rPr>
        <w:t>אני למדתי שאני מאוד מתחבר לתחום של בינה מלאכותית, והוא מאוד מעניין אותי גם כי זה תחום העתיד שמלא דברים יתבססו עליו כנראה, ולכן זה גם מאוד חשוב לי ללמוד עליו כי הוא יהיה בקדמת הבמה לשנים הקרובות.</w:t>
      </w:r>
    </w:p>
    <w:p w14:paraId="69AC6E02" w14:textId="0E8ABEBD" w:rsidR="002A3907" w:rsidRDefault="00480019" w:rsidP="00753E10">
      <w:pPr>
        <w:pStyle w:val="Heading2"/>
        <w:rPr>
          <w:rFonts w:ascii="David" w:hAnsi="David"/>
          <w:rtl/>
        </w:rPr>
      </w:pPr>
      <w:bookmarkStart w:id="51" w:name="_Toc168314953"/>
      <w:r w:rsidRPr="00F53613">
        <w:rPr>
          <w:rFonts w:ascii="David" w:hAnsi="David"/>
          <w:rtl/>
        </w:rPr>
        <w:lastRenderedPageBreak/>
        <w:t>תודות</w:t>
      </w:r>
      <w:bookmarkEnd w:id="51"/>
    </w:p>
    <w:p w14:paraId="1525DFFE" w14:textId="1DF91DA0" w:rsidR="00753E10" w:rsidRDefault="003800BE" w:rsidP="003800BE">
      <w:pPr>
        <w:rPr>
          <w:rtl/>
        </w:rPr>
      </w:pPr>
      <w:r>
        <w:rPr>
          <w:rFonts w:hint="cs"/>
          <w:rtl/>
        </w:rPr>
        <w:t>אני רוצה להוקיר תודה לגלעד מרקמן המורה המלך, שעזר לי להתחבר לחומר ולהבין אותו וכל פעם ניגש לעזור בפרטני לכל מי שהיה צריך ועזר למצוא תיקונים שבלעדיו היו לוקחים שנים למצוא.</w:t>
      </w:r>
    </w:p>
    <w:p w14:paraId="028C7C6F" w14:textId="77777777" w:rsidR="003800BE" w:rsidRDefault="003800BE" w:rsidP="003800BE">
      <w:pPr>
        <w:rPr>
          <w:rtl/>
        </w:rPr>
      </w:pPr>
    </w:p>
    <w:p w14:paraId="787FF8B6" w14:textId="77777777" w:rsidR="00753E10" w:rsidRDefault="00753E10" w:rsidP="00753E10">
      <w:pPr>
        <w:rPr>
          <w:rtl/>
        </w:rPr>
      </w:pPr>
    </w:p>
    <w:p w14:paraId="7258385E" w14:textId="747D3872" w:rsidR="00753E10" w:rsidRPr="00F53613" w:rsidRDefault="00753E10" w:rsidP="00753E10">
      <w:pPr>
        <w:pStyle w:val="Heading1"/>
        <w:rPr>
          <w:rFonts w:ascii="David" w:hAnsi="David"/>
          <w:rtl/>
        </w:rPr>
      </w:pPr>
      <w:bookmarkStart w:id="52" w:name="_Toc168314954"/>
      <w:r>
        <w:rPr>
          <w:rFonts w:ascii="David" w:hAnsi="David" w:hint="cs"/>
          <w:rtl/>
        </w:rPr>
        <w:t>ביבליוגרפיה</w:t>
      </w:r>
      <w:bookmarkEnd w:id="52"/>
    </w:p>
    <w:p w14:paraId="257036E2" w14:textId="74016FAC" w:rsidR="00753E10" w:rsidRDefault="00076A75" w:rsidP="00076A75">
      <w:pPr>
        <w:rPr>
          <w:rtl/>
        </w:rPr>
      </w:pPr>
      <w:r>
        <w:rPr>
          <w:rFonts w:hint="cs"/>
          <w:rtl/>
        </w:rPr>
        <w:t xml:space="preserve">אתר גלעד מרקמן: </w:t>
      </w:r>
      <w:hyperlink r:id="rId32" w:history="1">
        <w:r w:rsidRPr="00076A75">
          <w:rPr>
            <w:rStyle w:val="Hyperlink"/>
          </w:rPr>
          <w:t>https://webprogramming.azurewebsites.net/Pages/Main/Home.aspx</w:t>
        </w:r>
      </w:hyperlink>
    </w:p>
    <w:p w14:paraId="6CC53157" w14:textId="77777777" w:rsidR="00076A75" w:rsidRDefault="00076A75" w:rsidP="00753E10">
      <w:pPr>
        <w:rPr>
          <w:rtl/>
        </w:rPr>
      </w:pPr>
      <w:r>
        <w:rPr>
          <w:rFonts w:hint="cs"/>
          <w:rtl/>
        </w:rPr>
        <w:t xml:space="preserve">מאמר על </w:t>
      </w:r>
      <w:r>
        <w:t>DQN</w:t>
      </w:r>
      <w:r>
        <w:rPr>
          <w:rFonts w:hint="cs"/>
          <w:rtl/>
        </w:rPr>
        <w:t>:</w:t>
      </w:r>
    </w:p>
    <w:p w14:paraId="2EF94395" w14:textId="76DF3A1C" w:rsidR="00076A75" w:rsidRDefault="00076A75" w:rsidP="00753E10">
      <w:pPr>
        <w:rPr>
          <w:rtl/>
        </w:rPr>
      </w:pPr>
      <w:r>
        <w:rPr>
          <w:rFonts w:hint="cs"/>
          <w:rtl/>
        </w:rPr>
        <w:t xml:space="preserve"> </w:t>
      </w:r>
      <w:hyperlink r:id="rId33" w:history="1">
        <w:r w:rsidRPr="00076A75">
          <w:rPr>
            <w:rStyle w:val="Hyperlink"/>
          </w:rPr>
          <w:t>https://medium.com/@shruti.dhumne/deep-q-network-dqn-90e1a8799871</w:t>
        </w:r>
      </w:hyperlink>
    </w:p>
    <w:p w14:paraId="0C7B40E4" w14:textId="77777777" w:rsidR="00076A75" w:rsidRDefault="00076A75" w:rsidP="00753E10">
      <w:pPr>
        <w:rPr>
          <w:rtl/>
        </w:rPr>
      </w:pPr>
    </w:p>
    <w:p w14:paraId="6BEAEE2B" w14:textId="77777777" w:rsidR="00753E10" w:rsidRDefault="00753E10" w:rsidP="00753E10">
      <w:pPr>
        <w:rPr>
          <w:rtl/>
        </w:rPr>
      </w:pPr>
    </w:p>
    <w:p w14:paraId="52AF5333" w14:textId="77777777" w:rsidR="00753E10" w:rsidRDefault="00753E10" w:rsidP="00753E10">
      <w:pPr>
        <w:rPr>
          <w:rtl/>
        </w:rPr>
      </w:pPr>
    </w:p>
    <w:p w14:paraId="07CFF6D0" w14:textId="77777777" w:rsidR="00753E10" w:rsidRDefault="00753E10" w:rsidP="00753E10">
      <w:pPr>
        <w:rPr>
          <w:rtl/>
        </w:rPr>
      </w:pPr>
    </w:p>
    <w:p w14:paraId="5ECF6B51" w14:textId="77777777" w:rsidR="00753E10" w:rsidRDefault="00753E10" w:rsidP="00753E10">
      <w:pPr>
        <w:rPr>
          <w:rtl/>
        </w:rPr>
      </w:pPr>
    </w:p>
    <w:p w14:paraId="2F09B38E" w14:textId="77777777" w:rsidR="00753E10" w:rsidRDefault="00753E10" w:rsidP="00753E10">
      <w:pPr>
        <w:rPr>
          <w:rtl/>
        </w:rPr>
      </w:pPr>
    </w:p>
    <w:p w14:paraId="5FBBE428" w14:textId="77777777" w:rsidR="00753E10" w:rsidRDefault="00753E10" w:rsidP="00753E10">
      <w:pPr>
        <w:rPr>
          <w:rtl/>
        </w:rPr>
      </w:pPr>
    </w:p>
    <w:p w14:paraId="6C4641FF" w14:textId="77777777" w:rsidR="00753E10" w:rsidRDefault="00753E10" w:rsidP="00753E10">
      <w:pPr>
        <w:rPr>
          <w:rtl/>
        </w:rPr>
      </w:pPr>
    </w:p>
    <w:p w14:paraId="4B33ECDC" w14:textId="77777777" w:rsidR="00753E10" w:rsidRDefault="00753E10" w:rsidP="00753E10">
      <w:pPr>
        <w:rPr>
          <w:rtl/>
        </w:rPr>
      </w:pPr>
    </w:p>
    <w:p w14:paraId="3890FDC8" w14:textId="77777777" w:rsidR="00753E10" w:rsidRDefault="00753E10" w:rsidP="00753E10">
      <w:pPr>
        <w:rPr>
          <w:rtl/>
        </w:rPr>
      </w:pPr>
    </w:p>
    <w:p w14:paraId="1516C26F" w14:textId="77777777" w:rsidR="00753E10" w:rsidRDefault="00753E10" w:rsidP="00753E10">
      <w:pPr>
        <w:rPr>
          <w:rtl/>
        </w:rPr>
      </w:pPr>
    </w:p>
    <w:p w14:paraId="07CD50FF" w14:textId="77777777" w:rsidR="00753E10" w:rsidRDefault="00753E10" w:rsidP="00753E10">
      <w:pPr>
        <w:rPr>
          <w:rtl/>
        </w:rPr>
      </w:pPr>
    </w:p>
    <w:p w14:paraId="0BE985E2" w14:textId="77777777" w:rsidR="00753E10" w:rsidRDefault="00753E10" w:rsidP="00753E10">
      <w:pPr>
        <w:rPr>
          <w:rtl/>
        </w:rPr>
      </w:pPr>
    </w:p>
    <w:p w14:paraId="69E7FD6B" w14:textId="77777777" w:rsidR="00753E10" w:rsidRDefault="00753E10" w:rsidP="00753E10">
      <w:pPr>
        <w:rPr>
          <w:rtl/>
        </w:rPr>
      </w:pPr>
    </w:p>
    <w:p w14:paraId="066081C6" w14:textId="77777777" w:rsidR="00753E10" w:rsidRDefault="00753E10" w:rsidP="00753E10">
      <w:pPr>
        <w:rPr>
          <w:rtl/>
        </w:rPr>
      </w:pPr>
    </w:p>
    <w:p w14:paraId="13FD8354" w14:textId="77777777" w:rsidR="00753E10" w:rsidRDefault="00753E10" w:rsidP="00753E10">
      <w:pPr>
        <w:rPr>
          <w:rtl/>
        </w:rPr>
      </w:pPr>
    </w:p>
    <w:p w14:paraId="5933244C" w14:textId="77777777" w:rsidR="00753E10" w:rsidRDefault="00753E10" w:rsidP="00753E10">
      <w:pPr>
        <w:rPr>
          <w:rtl/>
        </w:rPr>
      </w:pPr>
    </w:p>
    <w:p w14:paraId="268E37F8" w14:textId="77777777" w:rsidR="00753E10" w:rsidRDefault="00753E10" w:rsidP="00753E10">
      <w:pPr>
        <w:rPr>
          <w:rtl/>
        </w:rPr>
      </w:pPr>
    </w:p>
    <w:p w14:paraId="2281B83E" w14:textId="77777777" w:rsidR="00753E10" w:rsidRDefault="00753E10" w:rsidP="00753E10">
      <w:pPr>
        <w:rPr>
          <w:rtl/>
        </w:rPr>
      </w:pPr>
    </w:p>
    <w:p w14:paraId="033EAB37" w14:textId="77777777" w:rsidR="00753E10" w:rsidRDefault="00753E10" w:rsidP="00753E10">
      <w:pPr>
        <w:rPr>
          <w:rtl/>
        </w:rPr>
      </w:pPr>
    </w:p>
    <w:p w14:paraId="6F39702C" w14:textId="77777777" w:rsidR="00753E10" w:rsidRDefault="00753E10" w:rsidP="00753E10">
      <w:pPr>
        <w:rPr>
          <w:rtl/>
        </w:rPr>
      </w:pPr>
    </w:p>
    <w:p w14:paraId="396D023D" w14:textId="77777777" w:rsidR="00753E10" w:rsidRDefault="00753E10" w:rsidP="00753E10">
      <w:pPr>
        <w:rPr>
          <w:rtl/>
        </w:rPr>
      </w:pPr>
    </w:p>
    <w:p w14:paraId="029DB692" w14:textId="77777777" w:rsidR="00753E10" w:rsidRDefault="00753E10" w:rsidP="00753E10">
      <w:pPr>
        <w:rPr>
          <w:rtl/>
        </w:rPr>
      </w:pPr>
    </w:p>
    <w:p w14:paraId="5ADD4DF9" w14:textId="77777777" w:rsidR="00753E10" w:rsidRDefault="00753E10" w:rsidP="00753E10">
      <w:pPr>
        <w:rPr>
          <w:rtl/>
        </w:rPr>
      </w:pPr>
    </w:p>
    <w:p w14:paraId="61F7371E" w14:textId="77777777" w:rsidR="00753E10" w:rsidRDefault="00753E10" w:rsidP="00753E10">
      <w:pPr>
        <w:rPr>
          <w:rtl/>
        </w:rPr>
      </w:pPr>
    </w:p>
    <w:p w14:paraId="7E9AEABF" w14:textId="77777777" w:rsidR="00753E10" w:rsidRPr="00753E10" w:rsidRDefault="00753E10" w:rsidP="00753E10">
      <w:pPr>
        <w:rPr>
          <w:rtl/>
        </w:rPr>
      </w:pPr>
    </w:p>
    <w:p w14:paraId="6D5410FA" w14:textId="0FC768EE" w:rsidR="002A3907" w:rsidRPr="00F53613" w:rsidRDefault="002A3907" w:rsidP="00110CBA">
      <w:pPr>
        <w:pStyle w:val="Heading1"/>
        <w:rPr>
          <w:rFonts w:ascii="David" w:hAnsi="David"/>
          <w:rtl/>
        </w:rPr>
      </w:pPr>
      <w:bookmarkStart w:id="53" w:name="_Toc168314955"/>
      <w:r w:rsidRPr="00F53613">
        <w:rPr>
          <w:rFonts w:ascii="David" w:hAnsi="David"/>
          <w:rtl/>
        </w:rPr>
        <w:lastRenderedPageBreak/>
        <w:t>נספחים</w:t>
      </w:r>
      <w:bookmarkEnd w:id="53"/>
    </w:p>
    <w:p w14:paraId="325CE808" w14:textId="179FC74F" w:rsidR="002A3907" w:rsidRDefault="00501EED" w:rsidP="00110CBA">
      <w:pPr>
        <w:pStyle w:val="Heading2"/>
        <w:rPr>
          <w:rFonts w:ascii="David" w:hAnsi="David"/>
          <w:rtl/>
        </w:rPr>
      </w:pPr>
      <w:bookmarkStart w:id="54" w:name="_Toc168314956"/>
      <w:r w:rsidRPr="00F53613">
        <w:rPr>
          <w:rFonts w:ascii="David" w:hAnsi="David"/>
          <w:rtl/>
        </w:rPr>
        <w:t xml:space="preserve">המחלקה </w:t>
      </w:r>
      <w:r w:rsidRPr="00F53613">
        <w:rPr>
          <w:rFonts w:ascii="David" w:hAnsi="David"/>
        </w:rPr>
        <w:t>Graphics</w:t>
      </w:r>
      <w:bookmarkEnd w:id="54"/>
    </w:p>
    <w:p w14:paraId="7D6A2370" w14:textId="5B6A35D3" w:rsidR="00FA33F1" w:rsidRPr="00FA33F1" w:rsidRDefault="00FA33F1" w:rsidP="00FA33F1">
      <w:r>
        <w:rPr>
          <w:noProof/>
          <w:rtl/>
          <w:lang w:val="he-IL"/>
        </w:rPr>
        <w:drawing>
          <wp:inline distT="0" distB="0" distL="0" distR="0" wp14:anchorId="149FC662" wp14:editId="6D2D2408">
            <wp:extent cx="5278120" cy="4643120"/>
            <wp:effectExtent l="0" t="0" r="0" b="5080"/>
            <wp:docPr id="17362403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240391" name="Picture 1736240391"/>
                    <pic:cNvPicPr/>
                  </pic:nvPicPr>
                  <pic:blipFill>
                    <a:blip r:embed="rId34">
                      <a:extLst>
                        <a:ext uri="{28A0092B-C50C-407E-A947-70E740481C1C}">
                          <a14:useLocalDpi xmlns:a14="http://schemas.microsoft.com/office/drawing/2010/main" val="0"/>
                        </a:ext>
                      </a:extLst>
                    </a:blip>
                    <a:stretch>
                      <a:fillRect/>
                    </a:stretch>
                  </pic:blipFill>
                  <pic:spPr>
                    <a:xfrm>
                      <a:off x="0" y="0"/>
                      <a:ext cx="5278120" cy="4643120"/>
                    </a:xfrm>
                    <a:prstGeom prst="rect">
                      <a:avLst/>
                    </a:prstGeom>
                  </pic:spPr>
                </pic:pic>
              </a:graphicData>
            </a:graphic>
          </wp:inline>
        </w:drawing>
      </w:r>
    </w:p>
    <w:p w14:paraId="29CDB5BE" w14:textId="77306E32" w:rsidR="00FA33F1" w:rsidRPr="00FA33F1" w:rsidRDefault="00FA33F1" w:rsidP="00292520">
      <w:r w:rsidRPr="0008359C">
        <w:rPr>
          <w:rFonts w:ascii="David" w:hAnsi="David"/>
          <w:noProof/>
        </w:rPr>
        <w:lastRenderedPageBreak/>
        <w:drawing>
          <wp:inline distT="0" distB="0" distL="0" distR="0" wp14:anchorId="7AAA6505" wp14:editId="78051CD7">
            <wp:extent cx="5273304" cy="3220278"/>
            <wp:effectExtent l="0" t="0" r="3810" b="0"/>
            <wp:docPr id="2031768991" name="Picture 5"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768991" name="Picture 5" descr="A screen shot of a computer code&#10;&#10;Description automatically generated"/>
                    <pic:cNvPicPr/>
                  </pic:nvPicPr>
                  <pic:blipFill rotWithShape="1">
                    <a:blip r:embed="rId35">
                      <a:extLst>
                        <a:ext uri="{28A0092B-C50C-407E-A947-70E740481C1C}">
                          <a14:useLocalDpi xmlns:a14="http://schemas.microsoft.com/office/drawing/2010/main" val="0"/>
                        </a:ext>
                      </a:extLst>
                    </a:blip>
                    <a:srcRect b="6725"/>
                    <a:stretch/>
                  </pic:blipFill>
                  <pic:spPr bwMode="auto">
                    <a:xfrm>
                      <a:off x="0" y="0"/>
                      <a:ext cx="5293516" cy="3232621"/>
                    </a:xfrm>
                    <a:prstGeom prst="rect">
                      <a:avLst/>
                    </a:prstGeom>
                    <a:ln>
                      <a:noFill/>
                    </a:ln>
                    <a:extLst>
                      <a:ext uri="{53640926-AAD7-44D8-BBD7-CCE9431645EC}">
                        <a14:shadowObscured xmlns:a14="http://schemas.microsoft.com/office/drawing/2010/main"/>
                      </a:ext>
                    </a:extLst>
                  </pic:spPr>
                </pic:pic>
              </a:graphicData>
            </a:graphic>
          </wp:inline>
        </w:drawing>
      </w:r>
    </w:p>
    <w:p w14:paraId="0F78689C" w14:textId="00DAD1F6" w:rsidR="00501EED" w:rsidRDefault="00501EED" w:rsidP="00110CBA">
      <w:pPr>
        <w:pStyle w:val="Heading2"/>
        <w:rPr>
          <w:rFonts w:ascii="David" w:hAnsi="David"/>
          <w:rtl/>
        </w:rPr>
      </w:pPr>
      <w:bookmarkStart w:id="55" w:name="_Toc168314957"/>
      <w:r w:rsidRPr="00F53613">
        <w:rPr>
          <w:rFonts w:ascii="David" w:hAnsi="David"/>
          <w:rtl/>
        </w:rPr>
        <w:lastRenderedPageBreak/>
        <w:t>המחלקה</w:t>
      </w:r>
      <w:r w:rsidR="007A0186" w:rsidRPr="00F53613">
        <w:rPr>
          <w:rFonts w:ascii="David" w:hAnsi="David"/>
          <w:rtl/>
        </w:rPr>
        <w:t xml:space="preserve"> </w:t>
      </w:r>
      <w:r w:rsidR="007A0186" w:rsidRPr="00F53613">
        <w:rPr>
          <w:rFonts w:ascii="David" w:hAnsi="David"/>
        </w:rPr>
        <w:t>State</w:t>
      </w:r>
      <w:bookmarkEnd w:id="55"/>
    </w:p>
    <w:p w14:paraId="44335FB0" w14:textId="2558EFF7" w:rsidR="00135A2B" w:rsidRDefault="00135A2B" w:rsidP="00135A2B">
      <w:pPr>
        <w:rPr>
          <w:rtl/>
        </w:rPr>
      </w:pPr>
      <w:r>
        <w:rPr>
          <w:noProof/>
        </w:rPr>
        <w:drawing>
          <wp:inline distT="0" distB="0" distL="0" distR="0" wp14:anchorId="5FFAB01F" wp14:editId="1B01D9AC">
            <wp:extent cx="5278120" cy="6212205"/>
            <wp:effectExtent l="0" t="0" r="0" b="0"/>
            <wp:docPr id="83390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9067" name="Picture 8339067"/>
                    <pic:cNvPicPr/>
                  </pic:nvPicPr>
                  <pic:blipFill>
                    <a:blip r:embed="rId36">
                      <a:extLst>
                        <a:ext uri="{28A0092B-C50C-407E-A947-70E740481C1C}">
                          <a14:useLocalDpi xmlns:a14="http://schemas.microsoft.com/office/drawing/2010/main" val="0"/>
                        </a:ext>
                      </a:extLst>
                    </a:blip>
                    <a:stretch>
                      <a:fillRect/>
                    </a:stretch>
                  </pic:blipFill>
                  <pic:spPr>
                    <a:xfrm>
                      <a:off x="0" y="0"/>
                      <a:ext cx="5278120" cy="6212205"/>
                    </a:xfrm>
                    <a:prstGeom prst="rect">
                      <a:avLst/>
                    </a:prstGeom>
                  </pic:spPr>
                </pic:pic>
              </a:graphicData>
            </a:graphic>
          </wp:inline>
        </w:drawing>
      </w:r>
    </w:p>
    <w:p w14:paraId="2DAA4CBC" w14:textId="77777777" w:rsidR="0081520F" w:rsidRDefault="0081520F" w:rsidP="00135A2B">
      <w:pPr>
        <w:rPr>
          <w:rtl/>
        </w:rPr>
      </w:pPr>
    </w:p>
    <w:p w14:paraId="77371096" w14:textId="77777777" w:rsidR="0081520F" w:rsidRDefault="0081520F" w:rsidP="00135A2B">
      <w:pPr>
        <w:rPr>
          <w:rtl/>
        </w:rPr>
      </w:pPr>
    </w:p>
    <w:p w14:paraId="12CE17A5" w14:textId="77777777" w:rsidR="0081520F" w:rsidRDefault="0081520F" w:rsidP="00135A2B">
      <w:pPr>
        <w:rPr>
          <w:rtl/>
        </w:rPr>
      </w:pPr>
    </w:p>
    <w:p w14:paraId="195286AF" w14:textId="77777777" w:rsidR="0081520F" w:rsidRDefault="0081520F" w:rsidP="00135A2B">
      <w:pPr>
        <w:rPr>
          <w:rtl/>
        </w:rPr>
      </w:pPr>
    </w:p>
    <w:p w14:paraId="0A8CB734" w14:textId="77777777" w:rsidR="0081520F" w:rsidRDefault="0081520F" w:rsidP="00135A2B">
      <w:pPr>
        <w:rPr>
          <w:rtl/>
        </w:rPr>
      </w:pPr>
    </w:p>
    <w:p w14:paraId="341EB70F" w14:textId="77777777" w:rsidR="0081520F" w:rsidRDefault="0081520F" w:rsidP="00135A2B">
      <w:pPr>
        <w:rPr>
          <w:rtl/>
        </w:rPr>
      </w:pPr>
    </w:p>
    <w:p w14:paraId="1D3690D5" w14:textId="77777777" w:rsidR="0081520F" w:rsidRPr="00135A2B" w:rsidRDefault="0081520F" w:rsidP="00135A2B"/>
    <w:p w14:paraId="6DAC69B3" w14:textId="02D57FEC" w:rsidR="007A0186" w:rsidRDefault="007A0186" w:rsidP="00110CBA">
      <w:pPr>
        <w:pStyle w:val="Heading2"/>
        <w:rPr>
          <w:rFonts w:ascii="David" w:hAnsi="David"/>
          <w:rtl/>
        </w:rPr>
      </w:pPr>
      <w:bookmarkStart w:id="56" w:name="_Toc168314958"/>
      <w:r w:rsidRPr="00F53613">
        <w:rPr>
          <w:rFonts w:ascii="David" w:hAnsi="David"/>
          <w:rtl/>
        </w:rPr>
        <w:lastRenderedPageBreak/>
        <w:t xml:space="preserve">המחלקה </w:t>
      </w:r>
      <w:r w:rsidR="00753484">
        <w:rPr>
          <w:rFonts w:ascii="David" w:hAnsi="David"/>
        </w:rPr>
        <w:t>Connect4</w:t>
      </w:r>
      <w:r w:rsidRPr="00F53613">
        <w:rPr>
          <w:rFonts w:ascii="David" w:hAnsi="David"/>
          <w:rtl/>
        </w:rPr>
        <w:t xml:space="preserve"> – הסביבה</w:t>
      </w:r>
      <w:bookmarkEnd w:id="56"/>
    </w:p>
    <w:p w14:paraId="45AFCEAF" w14:textId="46DB522F" w:rsidR="0081520F" w:rsidRDefault="008E28D2" w:rsidP="0081520F">
      <w:r>
        <w:rPr>
          <w:noProof/>
        </w:rPr>
        <w:drawing>
          <wp:inline distT="0" distB="0" distL="0" distR="0" wp14:anchorId="66ECB894" wp14:editId="0DC5E055">
            <wp:extent cx="5278120" cy="4098290"/>
            <wp:effectExtent l="0" t="0" r="0" b="0"/>
            <wp:docPr id="4561266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26682" name="Picture 456126682"/>
                    <pic:cNvPicPr/>
                  </pic:nvPicPr>
                  <pic:blipFill>
                    <a:blip r:embed="rId37">
                      <a:extLst>
                        <a:ext uri="{28A0092B-C50C-407E-A947-70E740481C1C}">
                          <a14:useLocalDpi xmlns:a14="http://schemas.microsoft.com/office/drawing/2010/main" val="0"/>
                        </a:ext>
                      </a:extLst>
                    </a:blip>
                    <a:stretch>
                      <a:fillRect/>
                    </a:stretch>
                  </pic:blipFill>
                  <pic:spPr>
                    <a:xfrm>
                      <a:off x="0" y="0"/>
                      <a:ext cx="5278120" cy="4098290"/>
                    </a:xfrm>
                    <a:prstGeom prst="rect">
                      <a:avLst/>
                    </a:prstGeom>
                  </pic:spPr>
                </pic:pic>
              </a:graphicData>
            </a:graphic>
          </wp:inline>
        </w:drawing>
      </w:r>
    </w:p>
    <w:p w14:paraId="3F817292" w14:textId="77777777" w:rsidR="008E28D2" w:rsidRDefault="008E28D2" w:rsidP="0081520F"/>
    <w:p w14:paraId="173DBF8E" w14:textId="77777777" w:rsidR="008E28D2" w:rsidRDefault="008E28D2" w:rsidP="0081520F"/>
    <w:p w14:paraId="27594972" w14:textId="77777777" w:rsidR="008E28D2" w:rsidRDefault="008E28D2" w:rsidP="0081520F"/>
    <w:p w14:paraId="3BEBEF30" w14:textId="77777777" w:rsidR="008E28D2" w:rsidRDefault="008E28D2" w:rsidP="0081520F"/>
    <w:p w14:paraId="11AB53BD" w14:textId="77777777" w:rsidR="008E28D2" w:rsidRDefault="008E28D2" w:rsidP="0081520F"/>
    <w:p w14:paraId="2E2E8610" w14:textId="77777777" w:rsidR="008E28D2" w:rsidRDefault="008E28D2" w:rsidP="0081520F"/>
    <w:p w14:paraId="015443FC" w14:textId="77777777" w:rsidR="008E28D2" w:rsidRDefault="008E28D2" w:rsidP="0081520F"/>
    <w:p w14:paraId="59D63C35" w14:textId="77777777" w:rsidR="008E28D2" w:rsidRDefault="008E28D2" w:rsidP="0081520F"/>
    <w:p w14:paraId="6A95D8ED" w14:textId="77777777" w:rsidR="008E28D2" w:rsidRDefault="008E28D2" w:rsidP="0081520F"/>
    <w:p w14:paraId="34F02BCA" w14:textId="77777777" w:rsidR="008E28D2" w:rsidRDefault="008E28D2" w:rsidP="0081520F"/>
    <w:p w14:paraId="246735A2" w14:textId="77777777" w:rsidR="008E28D2" w:rsidRDefault="008E28D2" w:rsidP="0081520F"/>
    <w:p w14:paraId="636A2E89" w14:textId="77777777" w:rsidR="008E28D2" w:rsidRDefault="008E28D2" w:rsidP="0081520F"/>
    <w:p w14:paraId="12569A52" w14:textId="77777777" w:rsidR="008E28D2" w:rsidRDefault="008E28D2" w:rsidP="0081520F"/>
    <w:p w14:paraId="38D2B508" w14:textId="77777777" w:rsidR="008E28D2" w:rsidRPr="0081520F" w:rsidRDefault="008E28D2" w:rsidP="0081520F"/>
    <w:p w14:paraId="1EF85522" w14:textId="62ACA695" w:rsidR="005229BC" w:rsidRDefault="00B867CC" w:rsidP="00110CBA">
      <w:pPr>
        <w:pStyle w:val="Heading2"/>
        <w:rPr>
          <w:rFonts w:ascii="David" w:hAnsi="David"/>
        </w:rPr>
      </w:pPr>
      <w:bookmarkStart w:id="57" w:name="_Toc168314959"/>
      <w:r w:rsidRPr="008E28D2">
        <w:rPr>
          <w:b w:val="0"/>
          <w:bCs w:val="0"/>
          <w:noProof/>
          <w:u w:val="none"/>
        </w:rPr>
        <w:lastRenderedPageBreak/>
        <w:drawing>
          <wp:anchor distT="0" distB="0" distL="114300" distR="114300" simplePos="0" relativeHeight="251663360" behindDoc="1" locked="0" layoutInCell="1" allowOverlap="1" wp14:anchorId="1BDF8B43" wp14:editId="58FFC44C">
            <wp:simplePos x="0" y="0"/>
            <wp:positionH relativeFrom="margin">
              <wp:align>left</wp:align>
            </wp:positionH>
            <wp:positionV relativeFrom="paragraph">
              <wp:posOffset>316865</wp:posOffset>
            </wp:positionV>
            <wp:extent cx="5278120" cy="4302125"/>
            <wp:effectExtent l="0" t="0" r="0" b="3175"/>
            <wp:wrapTight wrapText="bothSides">
              <wp:wrapPolygon edited="0">
                <wp:start x="0" y="0"/>
                <wp:lineTo x="0" y="21520"/>
                <wp:lineTo x="21517" y="21520"/>
                <wp:lineTo x="21517" y="0"/>
                <wp:lineTo x="0" y="0"/>
              </wp:wrapPolygon>
            </wp:wrapTight>
            <wp:docPr id="2024108102" name="Picture 9"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108102" name="Picture 9" descr="A computer screen with text and images&#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278120" cy="4302125"/>
                    </a:xfrm>
                    <a:prstGeom prst="rect">
                      <a:avLst/>
                    </a:prstGeom>
                  </pic:spPr>
                </pic:pic>
              </a:graphicData>
            </a:graphic>
          </wp:anchor>
        </w:drawing>
      </w:r>
      <w:r w:rsidR="005229BC" w:rsidRPr="00F53613">
        <w:rPr>
          <w:rFonts w:ascii="David" w:hAnsi="David"/>
          <w:rtl/>
        </w:rPr>
        <w:t xml:space="preserve">סוכן </w:t>
      </w:r>
      <w:r w:rsidR="005229BC" w:rsidRPr="00F53613">
        <w:rPr>
          <w:rFonts w:ascii="David" w:hAnsi="David"/>
        </w:rPr>
        <w:t>AI</w:t>
      </w:r>
      <w:r w:rsidR="005229BC" w:rsidRPr="00F53613">
        <w:rPr>
          <w:rFonts w:ascii="David" w:hAnsi="David"/>
          <w:rtl/>
        </w:rPr>
        <w:t xml:space="preserve"> – </w:t>
      </w:r>
      <w:proofErr w:type="spellStart"/>
      <w:r w:rsidR="005229BC" w:rsidRPr="00F53613">
        <w:rPr>
          <w:rFonts w:ascii="David" w:hAnsi="David"/>
        </w:rPr>
        <w:t>minMax</w:t>
      </w:r>
      <w:bookmarkEnd w:id="57"/>
      <w:proofErr w:type="spellEnd"/>
    </w:p>
    <w:p w14:paraId="039568EF" w14:textId="387135AE" w:rsidR="008E28D2" w:rsidRDefault="008E28D2" w:rsidP="008E28D2">
      <w:r>
        <w:rPr>
          <w:noProof/>
        </w:rPr>
        <w:lastRenderedPageBreak/>
        <w:drawing>
          <wp:inline distT="0" distB="0" distL="0" distR="0" wp14:anchorId="3ACEE3C2" wp14:editId="7280B393">
            <wp:extent cx="5278120" cy="4695825"/>
            <wp:effectExtent l="0" t="0" r="0" b="9525"/>
            <wp:docPr id="326178730" name="Picture 1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178730" name="Picture 10" descr="A screen shot of a computer pro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278120" cy="4695825"/>
                    </a:xfrm>
                    <a:prstGeom prst="rect">
                      <a:avLst/>
                    </a:prstGeom>
                  </pic:spPr>
                </pic:pic>
              </a:graphicData>
            </a:graphic>
          </wp:inline>
        </w:drawing>
      </w:r>
    </w:p>
    <w:p w14:paraId="1F63815B" w14:textId="77777777" w:rsidR="008E28D2" w:rsidRDefault="008E28D2" w:rsidP="008E28D2"/>
    <w:p w14:paraId="37C83573" w14:textId="77777777" w:rsidR="008E28D2" w:rsidRDefault="008E28D2" w:rsidP="008E28D2"/>
    <w:p w14:paraId="7EBE2DC0" w14:textId="77777777" w:rsidR="008E28D2" w:rsidRDefault="008E28D2" w:rsidP="008E28D2"/>
    <w:p w14:paraId="47FA7153" w14:textId="77777777" w:rsidR="008E28D2" w:rsidRDefault="008E28D2" w:rsidP="008E28D2"/>
    <w:p w14:paraId="6849513F" w14:textId="77777777" w:rsidR="008E28D2" w:rsidRDefault="008E28D2" w:rsidP="008E28D2"/>
    <w:p w14:paraId="5C6CF8E7" w14:textId="77777777" w:rsidR="008E28D2" w:rsidRDefault="008E28D2" w:rsidP="008E28D2"/>
    <w:p w14:paraId="2BB9039D" w14:textId="77777777" w:rsidR="008E28D2" w:rsidRDefault="008E28D2" w:rsidP="008E28D2"/>
    <w:p w14:paraId="4256E08C" w14:textId="77777777" w:rsidR="008E28D2" w:rsidRDefault="008E28D2" w:rsidP="008E28D2"/>
    <w:p w14:paraId="488981F9" w14:textId="77777777" w:rsidR="008E28D2" w:rsidRDefault="008E28D2" w:rsidP="008E28D2"/>
    <w:p w14:paraId="6B15E7B3" w14:textId="77777777" w:rsidR="008E28D2" w:rsidRDefault="008E28D2" w:rsidP="008E28D2"/>
    <w:p w14:paraId="7434B0CC" w14:textId="77777777" w:rsidR="008E28D2" w:rsidRDefault="008E28D2" w:rsidP="008E28D2"/>
    <w:p w14:paraId="74609BE6" w14:textId="77777777" w:rsidR="008E28D2" w:rsidRDefault="008E28D2" w:rsidP="008E28D2"/>
    <w:p w14:paraId="559FA87E" w14:textId="77777777" w:rsidR="008E28D2" w:rsidRDefault="008E28D2" w:rsidP="008E28D2"/>
    <w:p w14:paraId="76A059FC" w14:textId="77777777" w:rsidR="008E28D2" w:rsidRPr="008E28D2" w:rsidRDefault="008E28D2" w:rsidP="008E28D2"/>
    <w:p w14:paraId="1F043C43" w14:textId="0897395C" w:rsidR="00F46EEE" w:rsidRPr="00F46EEE" w:rsidRDefault="006115C3" w:rsidP="00F46EEE">
      <w:pPr>
        <w:pStyle w:val="Heading2"/>
        <w:rPr>
          <w:rFonts w:ascii="David" w:hAnsi="David"/>
        </w:rPr>
      </w:pPr>
      <w:bookmarkStart w:id="58" w:name="_Toc168314960"/>
      <w:r w:rsidRPr="008E28D2">
        <w:rPr>
          <w:rFonts w:ascii="David" w:hAnsi="David"/>
          <w:b w:val="0"/>
          <w:bCs w:val="0"/>
          <w:noProof/>
          <w:u w:val="none"/>
          <w:rtl/>
          <w:lang w:val="he-IL"/>
        </w:rPr>
        <w:lastRenderedPageBreak/>
        <w:drawing>
          <wp:anchor distT="0" distB="0" distL="114300" distR="114300" simplePos="0" relativeHeight="251662336" behindDoc="0" locked="0" layoutInCell="1" allowOverlap="1" wp14:anchorId="53795F41" wp14:editId="623E6BE5">
            <wp:simplePos x="0" y="0"/>
            <wp:positionH relativeFrom="margin">
              <wp:align>left</wp:align>
            </wp:positionH>
            <wp:positionV relativeFrom="paragraph">
              <wp:posOffset>301459</wp:posOffset>
            </wp:positionV>
            <wp:extent cx="5278120" cy="4274820"/>
            <wp:effectExtent l="0" t="0" r="0" b="0"/>
            <wp:wrapSquare wrapText="bothSides"/>
            <wp:docPr id="1212351039" name="Picture 1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351039" name="Picture 11" descr="A screen shot of a computer pro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278120" cy="4274820"/>
                    </a:xfrm>
                    <a:prstGeom prst="rect">
                      <a:avLst/>
                    </a:prstGeom>
                  </pic:spPr>
                </pic:pic>
              </a:graphicData>
            </a:graphic>
          </wp:anchor>
        </w:drawing>
      </w:r>
      <w:r w:rsidR="005229BC" w:rsidRPr="00F53613">
        <w:rPr>
          <w:rFonts w:ascii="David" w:hAnsi="David"/>
          <w:rtl/>
        </w:rPr>
        <w:t xml:space="preserve">סוכן </w:t>
      </w:r>
      <w:r w:rsidR="005229BC" w:rsidRPr="00F53613">
        <w:rPr>
          <w:rFonts w:ascii="David" w:hAnsi="David"/>
        </w:rPr>
        <w:t>AI</w:t>
      </w:r>
      <w:r w:rsidR="005229BC" w:rsidRPr="00F53613">
        <w:rPr>
          <w:rFonts w:ascii="David" w:hAnsi="David"/>
          <w:rtl/>
        </w:rPr>
        <w:t xml:space="preserve">– </w:t>
      </w:r>
      <w:proofErr w:type="spellStart"/>
      <w:r w:rsidR="005229BC" w:rsidRPr="00F53613">
        <w:rPr>
          <w:rFonts w:ascii="David" w:hAnsi="David"/>
        </w:rPr>
        <w:t>alpha_beta</w:t>
      </w:r>
      <w:bookmarkEnd w:id="58"/>
      <w:proofErr w:type="spellEnd"/>
    </w:p>
    <w:p w14:paraId="63030F77" w14:textId="77777777" w:rsidR="00F46EEE" w:rsidRDefault="00F46EEE" w:rsidP="00F46EEE">
      <w:pPr>
        <w:rPr>
          <w:rtl/>
        </w:rPr>
      </w:pPr>
    </w:p>
    <w:p w14:paraId="787E2396" w14:textId="77777777" w:rsidR="00190692" w:rsidRDefault="00190692" w:rsidP="00F46EEE">
      <w:pPr>
        <w:rPr>
          <w:rtl/>
        </w:rPr>
      </w:pPr>
    </w:p>
    <w:p w14:paraId="129CF046" w14:textId="77777777" w:rsidR="00190692" w:rsidRDefault="00190692" w:rsidP="00F46EEE">
      <w:pPr>
        <w:rPr>
          <w:rtl/>
        </w:rPr>
      </w:pPr>
    </w:p>
    <w:p w14:paraId="7004805A" w14:textId="77777777" w:rsidR="00190692" w:rsidRDefault="00190692" w:rsidP="00F46EEE">
      <w:pPr>
        <w:rPr>
          <w:rtl/>
        </w:rPr>
      </w:pPr>
    </w:p>
    <w:p w14:paraId="2886B1FF" w14:textId="77777777" w:rsidR="00190692" w:rsidRDefault="00190692" w:rsidP="00F46EEE">
      <w:pPr>
        <w:rPr>
          <w:rtl/>
        </w:rPr>
      </w:pPr>
    </w:p>
    <w:p w14:paraId="5E7A9108" w14:textId="77777777" w:rsidR="00190692" w:rsidRDefault="00190692" w:rsidP="00F46EEE">
      <w:pPr>
        <w:rPr>
          <w:rtl/>
        </w:rPr>
      </w:pPr>
    </w:p>
    <w:p w14:paraId="60A7D6CC" w14:textId="77777777" w:rsidR="00190692" w:rsidRDefault="00190692" w:rsidP="00F46EEE">
      <w:pPr>
        <w:rPr>
          <w:rtl/>
        </w:rPr>
      </w:pPr>
    </w:p>
    <w:p w14:paraId="646A0C41" w14:textId="77777777" w:rsidR="00190692" w:rsidRDefault="00190692" w:rsidP="00F46EEE">
      <w:pPr>
        <w:rPr>
          <w:rtl/>
        </w:rPr>
      </w:pPr>
    </w:p>
    <w:p w14:paraId="677705C9" w14:textId="77777777" w:rsidR="00190692" w:rsidRDefault="00190692" w:rsidP="00F46EEE">
      <w:pPr>
        <w:rPr>
          <w:rtl/>
        </w:rPr>
      </w:pPr>
    </w:p>
    <w:p w14:paraId="362D1000" w14:textId="77777777" w:rsidR="00190692" w:rsidRDefault="00190692" w:rsidP="00F46EEE">
      <w:pPr>
        <w:rPr>
          <w:rtl/>
        </w:rPr>
      </w:pPr>
    </w:p>
    <w:p w14:paraId="1539AF0A" w14:textId="77777777" w:rsidR="00190692" w:rsidRDefault="00190692" w:rsidP="00F46EEE">
      <w:pPr>
        <w:rPr>
          <w:rtl/>
        </w:rPr>
      </w:pPr>
    </w:p>
    <w:p w14:paraId="5D73E464" w14:textId="77777777" w:rsidR="00190692" w:rsidRDefault="00190692" w:rsidP="00F46EEE">
      <w:pPr>
        <w:rPr>
          <w:rtl/>
        </w:rPr>
      </w:pPr>
    </w:p>
    <w:p w14:paraId="25F78F3D" w14:textId="77777777" w:rsidR="00190692" w:rsidRDefault="00190692" w:rsidP="00F46EEE">
      <w:pPr>
        <w:rPr>
          <w:rtl/>
        </w:rPr>
      </w:pPr>
    </w:p>
    <w:p w14:paraId="756F1B32" w14:textId="77777777" w:rsidR="00190692" w:rsidRDefault="00190692" w:rsidP="00F46EEE">
      <w:pPr>
        <w:rPr>
          <w:rtl/>
        </w:rPr>
      </w:pPr>
    </w:p>
    <w:p w14:paraId="582D51C7" w14:textId="77777777" w:rsidR="00190692" w:rsidRDefault="00190692" w:rsidP="00F46EEE">
      <w:pPr>
        <w:rPr>
          <w:rtl/>
        </w:rPr>
      </w:pPr>
    </w:p>
    <w:p w14:paraId="72F12BAE" w14:textId="77777777" w:rsidR="00190692" w:rsidRDefault="00190692" w:rsidP="00F46EEE">
      <w:pPr>
        <w:rPr>
          <w:rtl/>
        </w:rPr>
      </w:pPr>
    </w:p>
    <w:p w14:paraId="2271A9EA" w14:textId="77777777" w:rsidR="00190692" w:rsidRDefault="00190692" w:rsidP="00F46EEE">
      <w:pPr>
        <w:rPr>
          <w:rtl/>
        </w:rPr>
      </w:pPr>
    </w:p>
    <w:p w14:paraId="21C1C71F" w14:textId="77777777" w:rsidR="00190692" w:rsidRDefault="00190692" w:rsidP="00F46EEE">
      <w:pPr>
        <w:rPr>
          <w:rtl/>
        </w:rPr>
      </w:pPr>
    </w:p>
    <w:p w14:paraId="5622C7A3" w14:textId="0EEF379D" w:rsidR="005229BC" w:rsidRPr="00F53613" w:rsidRDefault="008E28D2" w:rsidP="005229BC">
      <w:pPr>
        <w:rPr>
          <w:rFonts w:ascii="David" w:hAnsi="David"/>
          <w:rtl/>
        </w:rPr>
      </w:pPr>
      <w:r>
        <w:rPr>
          <w:rFonts w:ascii="David" w:hAnsi="David"/>
          <w:noProof/>
          <w:rtl/>
          <w:lang w:val="he-IL"/>
        </w:rPr>
        <w:drawing>
          <wp:inline distT="0" distB="0" distL="0" distR="0" wp14:anchorId="067400D8" wp14:editId="075CF447">
            <wp:extent cx="5278120" cy="6235065"/>
            <wp:effectExtent l="0" t="0" r="0" b="0"/>
            <wp:docPr id="156845055" name="Picture 1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45055" name="Picture 12" descr="A screen shot of a computer pro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278120" cy="6235065"/>
                    </a:xfrm>
                    <a:prstGeom prst="rect">
                      <a:avLst/>
                    </a:prstGeom>
                  </pic:spPr>
                </pic:pic>
              </a:graphicData>
            </a:graphic>
          </wp:inline>
        </w:drawing>
      </w:r>
    </w:p>
    <w:p w14:paraId="497222FC" w14:textId="77777777" w:rsidR="007A0186" w:rsidRPr="00F53613" w:rsidRDefault="007A0186" w:rsidP="007A0186">
      <w:pPr>
        <w:rPr>
          <w:rFonts w:ascii="David" w:hAnsi="David"/>
          <w:rtl/>
        </w:rPr>
      </w:pPr>
    </w:p>
    <w:p w14:paraId="26E2763A" w14:textId="77777777" w:rsidR="00BC0AA2" w:rsidRPr="00F53613" w:rsidRDefault="00BC0AA2" w:rsidP="00BC0AA2">
      <w:pPr>
        <w:pStyle w:val="1"/>
        <w:numPr>
          <w:ilvl w:val="0"/>
          <w:numId w:val="0"/>
        </w:numPr>
        <w:ind w:left="567" w:hanging="567"/>
        <w:rPr>
          <w:rFonts w:ascii="David" w:hAnsi="David"/>
          <w:rtl/>
        </w:rPr>
      </w:pPr>
    </w:p>
    <w:sectPr w:rsidR="00BC0AA2" w:rsidRPr="00F53613" w:rsidSect="007B1B64">
      <w:headerReference w:type="default" r:id="rId42"/>
      <w:footerReference w:type="default" r:id="rId43"/>
      <w:pgSz w:w="11906" w:h="16838"/>
      <w:pgMar w:top="1440" w:right="1797" w:bottom="1440" w:left="1797" w:header="720" w:footer="720" w:gutter="0"/>
      <w:cols w:space="720"/>
      <w:titlePg/>
      <w:bidi/>
      <w:rtlGutter/>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27297A" w14:textId="77777777" w:rsidR="00D14DEA" w:rsidRDefault="00D14DEA">
      <w:r>
        <w:separator/>
      </w:r>
    </w:p>
  </w:endnote>
  <w:endnote w:type="continuationSeparator" w:id="0">
    <w:p w14:paraId="4DA0287A" w14:textId="77777777" w:rsidR="00D14DEA" w:rsidRDefault="00D14D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David">
    <w:panose1 w:val="020E0502060401010101"/>
    <w:charset w:val="00"/>
    <w:family w:val="swiss"/>
    <w:pitch w:val="variable"/>
    <w:sig w:usb0="00000803" w:usb1="00000000" w:usb2="00000000" w:usb3="00000000" w:csb0="0000002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riam">
    <w:panose1 w:val="020B0502050101010101"/>
    <w:charset w:val="00"/>
    <w:family w:val="swiss"/>
    <w:pitch w:val="variable"/>
    <w:sig w:usb0="00000803" w:usb1="00000000" w:usb2="00000000" w:usb3="00000000" w:csb0="0000002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1752035964"/>
      <w:docPartObj>
        <w:docPartGallery w:val="Page Numbers (Bottom of Page)"/>
        <w:docPartUnique/>
      </w:docPartObj>
    </w:sdtPr>
    <w:sdtEndPr>
      <w:rPr>
        <w:noProof/>
      </w:rPr>
    </w:sdtEndPr>
    <w:sdtContent>
      <w:p w14:paraId="3EF71C68" w14:textId="73E98C17" w:rsidR="004376AF" w:rsidRDefault="004376AF">
        <w:pPr>
          <w:pStyle w:val="Footer"/>
          <w:jc w:val="center"/>
        </w:pPr>
        <w:r>
          <w:rPr>
            <w:noProof/>
          </w:rPr>
          <mc:AlternateContent>
            <mc:Choice Requires="wps">
              <w:drawing>
                <wp:inline distT="0" distB="0" distL="0" distR="0" wp14:anchorId="423DE4B6" wp14:editId="5688DEBF">
                  <wp:extent cx="5467350" cy="45085"/>
                  <wp:effectExtent l="9525" t="9525" r="0" b="2540"/>
                  <wp:docPr id="1460655440" name="Flowchart: Decision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37D5172F" id="_x0000_t110" coordsize="21600,21600" o:spt="110" path="m10800,l,10800,10800,21600,21600,10800xe">
                  <v:stroke joinstyle="miter"/>
                  <v:path gradientshapeok="t" o:connecttype="rect" textboxrect="5400,5400,16200,16200"/>
                </v:shapetype>
                <v:shape id="Flowchart: Decision 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29099AF3" w14:textId="42A94C86" w:rsidR="004376AF" w:rsidRDefault="004376A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394AD1" w14:textId="77777777" w:rsidR="004376AF" w:rsidRDefault="004376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29CBB0" w14:textId="77777777" w:rsidR="00D14DEA" w:rsidRDefault="00D14DEA">
      <w:r>
        <w:separator/>
      </w:r>
    </w:p>
  </w:footnote>
  <w:footnote w:type="continuationSeparator" w:id="0">
    <w:p w14:paraId="1EC5D6FB" w14:textId="77777777" w:rsidR="00D14DEA" w:rsidRDefault="00D14D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F8CF5C" w14:textId="6D09937D" w:rsidR="00C26D40" w:rsidRPr="00CC0CB4" w:rsidRDefault="004376AF" w:rsidP="007B1B64">
    <w:pPr>
      <w:pStyle w:val="Header"/>
      <w:tabs>
        <w:tab w:val="left" w:pos="3885"/>
      </w:tabs>
      <w:rPr>
        <w:i/>
        <w:iCs/>
        <w:rtl/>
      </w:rPr>
    </w:pPr>
    <w:r w:rsidRPr="00CC0CB4">
      <w:rPr>
        <w:rStyle w:val="PageNumber"/>
        <w:rFonts w:hint="cs"/>
        <w:i/>
        <w:iCs/>
        <w:rtl/>
      </w:rPr>
      <w:t>אופק אביבי</w:t>
    </w:r>
    <w:r w:rsidRPr="00CC0CB4">
      <w:rPr>
        <w:rStyle w:val="PageNumber"/>
        <w:i/>
        <w:iCs/>
        <w:rtl/>
      </w:rPr>
      <w:tab/>
    </w:r>
    <w:r w:rsidRPr="00CC0CB4">
      <w:rPr>
        <w:rStyle w:val="PageNumber"/>
        <w:i/>
        <w:iCs/>
        <w:rtl/>
      </w:rPr>
      <w:tab/>
    </w:r>
    <w:r w:rsidRPr="00CC0CB4">
      <w:rPr>
        <w:rStyle w:val="PageNumber"/>
        <w:i/>
        <w:iCs/>
        <w:rtl/>
      </w:rPr>
      <w:tab/>
    </w:r>
    <w:r w:rsidRPr="00CC0CB4">
      <w:rPr>
        <w:rStyle w:val="PageNumber"/>
        <w:rFonts w:hint="cs"/>
        <w:i/>
        <w:iCs/>
        <w:rtl/>
      </w:rPr>
      <w:t>ארבע בשורה-</w:t>
    </w:r>
    <w:r w:rsidRPr="00CC0CB4">
      <w:rPr>
        <w:rStyle w:val="PageNumber"/>
        <w:i/>
        <w:iCs/>
      </w:rPr>
      <w:t>AI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185FDA"/>
    <w:multiLevelType w:val="multilevel"/>
    <w:tmpl w:val="54D4CDBC"/>
    <w:lvl w:ilvl="0">
      <w:start w:val="1"/>
      <w:numFmt w:val="decimal"/>
      <w:lvlText w:val="%1."/>
      <w:lvlJc w:val="left"/>
      <w:pPr>
        <w:ind w:left="425" w:hanging="425"/>
      </w:pPr>
    </w:lvl>
    <w:lvl w:ilvl="1">
      <w:start w:val="1"/>
      <w:numFmt w:val="decimal"/>
      <w:lvlText w:val="%1.%2."/>
      <w:lvlJc w:val="left"/>
      <w:pPr>
        <w:ind w:left="850" w:hanging="425"/>
      </w:pPr>
    </w:lvl>
    <w:lvl w:ilvl="2">
      <w:start w:val="1"/>
      <w:numFmt w:val="decimal"/>
      <w:lvlText w:val="%1.%2.%3."/>
      <w:lvlJc w:val="left"/>
      <w:pPr>
        <w:ind w:left="1275" w:hanging="425"/>
      </w:pPr>
    </w:lvl>
    <w:lvl w:ilvl="3">
      <w:start w:val="1"/>
      <w:numFmt w:val="decimal"/>
      <w:lvlText w:val="%1.%2.%3.%4."/>
      <w:lvlJc w:val="left"/>
      <w:pPr>
        <w:ind w:left="1700" w:hanging="425"/>
      </w:pPr>
    </w:lvl>
    <w:lvl w:ilvl="4">
      <w:start w:val="1"/>
      <w:numFmt w:val="decimal"/>
      <w:lvlText w:val="%1.%2.%3.%4.%5."/>
      <w:lvlJc w:val="left"/>
      <w:pPr>
        <w:ind w:left="2125" w:hanging="425"/>
      </w:pPr>
    </w:lvl>
    <w:lvl w:ilvl="5">
      <w:start w:val="1"/>
      <w:numFmt w:val="decimal"/>
      <w:lvlText w:val="%1.%2.%3.%4.%5.%6."/>
      <w:lvlJc w:val="left"/>
      <w:pPr>
        <w:ind w:left="2550" w:hanging="425"/>
      </w:pPr>
    </w:lvl>
    <w:lvl w:ilvl="6">
      <w:start w:val="1"/>
      <w:numFmt w:val="decimal"/>
      <w:lvlText w:val="%1.%2.%3.%4.%5.%6.%7."/>
      <w:lvlJc w:val="left"/>
      <w:pPr>
        <w:ind w:left="2975" w:hanging="425"/>
      </w:pPr>
    </w:lvl>
    <w:lvl w:ilvl="7">
      <w:start w:val="1"/>
      <w:numFmt w:val="decimal"/>
      <w:lvlText w:val="%1.%2.%3.%4.%5.%6.%7.%8."/>
      <w:lvlJc w:val="left"/>
      <w:pPr>
        <w:ind w:left="3400" w:hanging="425"/>
      </w:pPr>
    </w:lvl>
    <w:lvl w:ilvl="8">
      <w:start w:val="1"/>
      <w:numFmt w:val="decimal"/>
      <w:lvlText w:val="%1.%2.%3.%4.%5.%6.%7.%8.%9."/>
      <w:lvlJc w:val="left"/>
      <w:pPr>
        <w:ind w:left="3825" w:hanging="425"/>
      </w:pPr>
    </w:lvl>
  </w:abstractNum>
  <w:abstractNum w:abstractNumId="1" w15:restartNumberingAfterBreak="0">
    <w:nsid w:val="186A573B"/>
    <w:multiLevelType w:val="hybridMultilevel"/>
    <w:tmpl w:val="869455A8"/>
    <w:lvl w:ilvl="0" w:tplc="0E263D9A">
      <w:start w:val="1"/>
      <w:numFmt w:val="bullet"/>
      <w:lvlText w:val="-"/>
      <w:lvlJc w:val="left"/>
      <w:pPr>
        <w:ind w:left="720" w:hanging="360"/>
      </w:pPr>
      <w:rPr>
        <w:rFonts w:ascii="David" w:eastAsia="Times New Roman"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6A5F44"/>
    <w:multiLevelType w:val="multilevel"/>
    <w:tmpl w:val="051E90A4"/>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134"/>
        </w:tabs>
        <w:ind w:left="1134" w:hanging="567"/>
      </w:pPr>
      <w:rPr>
        <w:rFonts w:hint="default"/>
      </w:rPr>
    </w:lvl>
    <w:lvl w:ilvl="2">
      <w:start w:val="1"/>
      <w:numFmt w:val="decimal"/>
      <w:lvlText w:val="%1.%2.%3."/>
      <w:lvlJc w:val="left"/>
      <w:pPr>
        <w:tabs>
          <w:tab w:val="num" w:pos="1985"/>
        </w:tabs>
        <w:ind w:left="1985" w:hanging="851"/>
      </w:pPr>
      <w:rPr>
        <w:rFonts w:hint="default"/>
      </w:rPr>
    </w:lvl>
    <w:lvl w:ilvl="3">
      <w:start w:val="1"/>
      <w:numFmt w:val="decimal"/>
      <w:lvlText w:val="%1.%2.%3.%4."/>
      <w:lvlJc w:val="left"/>
      <w:pPr>
        <w:ind w:left="2268" w:hanging="567"/>
      </w:pPr>
      <w:rPr>
        <w:rFonts w:hint="default"/>
      </w:rPr>
    </w:lvl>
    <w:lvl w:ilvl="4">
      <w:start w:val="1"/>
      <w:numFmt w:val="decimal"/>
      <w:lvlText w:val="%1.%2.%3.%4.%5."/>
      <w:lvlJc w:val="left"/>
      <w:pPr>
        <w:ind w:left="2835" w:hanging="567"/>
      </w:pPr>
      <w:rPr>
        <w:rFonts w:hint="default"/>
      </w:rPr>
    </w:lvl>
    <w:lvl w:ilvl="5">
      <w:start w:val="1"/>
      <w:numFmt w:val="decimal"/>
      <w:lvlText w:val="%1.%2.%3.%4.%5.%6."/>
      <w:lvlJc w:val="left"/>
      <w:pPr>
        <w:ind w:left="3402" w:hanging="567"/>
      </w:pPr>
      <w:rPr>
        <w:rFonts w:hint="default"/>
      </w:rPr>
    </w:lvl>
    <w:lvl w:ilvl="6">
      <w:start w:val="1"/>
      <w:numFmt w:val="decimal"/>
      <w:lvlText w:val="%1.%2.%3.%4.%5.%6.%7."/>
      <w:lvlJc w:val="left"/>
      <w:pPr>
        <w:ind w:left="3969" w:hanging="567"/>
      </w:pPr>
      <w:rPr>
        <w:rFonts w:hint="default"/>
      </w:rPr>
    </w:lvl>
    <w:lvl w:ilvl="7">
      <w:start w:val="1"/>
      <w:numFmt w:val="decimal"/>
      <w:lvlText w:val="%1.%2.%3.%4.%5.%6.%7.%8."/>
      <w:lvlJc w:val="left"/>
      <w:pPr>
        <w:ind w:left="4536" w:hanging="567"/>
      </w:pPr>
      <w:rPr>
        <w:rFonts w:hint="default"/>
      </w:rPr>
    </w:lvl>
    <w:lvl w:ilvl="8">
      <w:start w:val="1"/>
      <w:numFmt w:val="decimal"/>
      <w:lvlText w:val="%1.%2.%3.%4.%5.%6.%7.%8.%9."/>
      <w:lvlJc w:val="left"/>
      <w:pPr>
        <w:ind w:left="5103" w:hanging="567"/>
      </w:pPr>
      <w:rPr>
        <w:rFonts w:hint="default"/>
      </w:rPr>
    </w:lvl>
  </w:abstractNum>
  <w:abstractNum w:abstractNumId="3" w15:restartNumberingAfterBreak="0">
    <w:nsid w:val="1BDB4A23"/>
    <w:multiLevelType w:val="hybridMultilevel"/>
    <w:tmpl w:val="B7FE400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D6575D2"/>
    <w:multiLevelType w:val="multilevel"/>
    <w:tmpl w:val="61BE27CA"/>
    <w:lvl w:ilvl="0">
      <w:start w:val="1"/>
      <w:numFmt w:val="decimal"/>
      <w:pStyle w:val="a"/>
      <w:lvlText w:val="%1."/>
      <w:lvlJc w:val="left"/>
      <w:pPr>
        <w:tabs>
          <w:tab w:val="num" w:pos="567"/>
        </w:tabs>
        <w:ind w:left="567" w:hanging="567"/>
      </w:pPr>
      <w:rPr>
        <w:rFonts w:hint="default"/>
      </w:rPr>
    </w:lvl>
    <w:lvl w:ilvl="1">
      <w:start w:val="1"/>
      <w:numFmt w:val="hebrew1"/>
      <w:pStyle w:val="2"/>
      <w:lvlText w:val="%2."/>
      <w:lvlJc w:val="left"/>
      <w:pPr>
        <w:tabs>
          <w:tab w:val="num" w:pos="1134"/>
        </w:tabs>
        <w:ind w:left="1134" w:hanging="567"/>
      </w:pPr>
      <w:rPr>
        <w:rFonts w:hint="default"/>
      </w:rPr>
    </w:lvl>
    <w:lvl w:ilvl="2">
      <w:start w:val="1"/>
      <w:numFmt w:val="decimal"/>
      <w:pStyle w:val="3"/>
      <w:lvlText w:val="%3."/>
      <w:lvlJc w:val="left"/>
      <w:pPr>
        <w:tabs>
          <w:tab w:val="num" w:pos="1701"/>
        </w:tabs>
        <w:ind w:left="1701" w:hanging="567"/>
      </w:pPr>
      <w:rPr>
        <w:rFonts w:hint="default"/>
      </w:rPr>
    </w:lvl>
    <w:lvl w:ilvl="3">
      <w:start w:val="1"/>
      <w:numFmt w:val="decimal"/>
      <w:lvlText w:val="%4."/>
      <w:lvlJc w:val="left"/>
      <w:pPr>
        <w:ind w:left="2268" w:hanging="567"/>
      </w:pPr>
      <w:rPr>
        <w:rFonts w:hint="default"/>
      </w:rPr>
    </w:lvl>
    <w:lvl w:ilvl="4">
      <w:start w:val="1"/>
      <w:numFmt w:val="hebrew1"/>
      <w:lvlText w:val="%5."/>
      <w:lvlJc w:val="left"/>
      <w:pPr>
        <w:tabs>
          <w:tab w:val="num" w:pos="2835"/>
        </w:tabs>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5" w15:restartNumberingAfterBreak="0">
    <w:nsid w:val="2CB43B7F"/>
    <w:multiLevelType w:val="hybridMultilevel"/>
    <w:tmpl w:val="6A78094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335053E1"/>
    <w:multiLevelType w:val="hybridMultilevel"/>
    <w:tmpl w:val="4DA6632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3B6975A0"/>
    <w:multiLevelType w:val="hybridMultilevel"/>
    <w:tmpl w:val="35847C14"/>
    <w:lvl w:ilvl="0" w:tplc="FFF877AA">
      <w:start w:val="1"/>
      <w:numFmt w:val="decimal"/>
      <w:lvlText w:val="%1."/>
      <w:lvlJc w:val="left"/>
      <w:pPr>
        <w:ind w:left="720" w:hanging="360"/>
      </w:pPr>
      <w:rPr>
        <w:rFonts w:hint="default"/>
        <w:b/>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3B9A4D7E"/>
    <w:multiLevelType w:val="hybridMultilevel"/>
    <w:tmpl w:val="3CA6022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3E0054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2DA5B8F"/>
    <w:multiLevelType w:val="hybridMultilevel"/>
    <w:tmpl w:val="C52CD76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49352C20"/>
    <w:multiLevelType w:val="hybridMultilevel"/>
    <w:tmpl w:val="FA7858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4ECD6233"/>
    <w:multiLevelType w:val="multilevel"/>
    <w:tmpl w:val="9F308D7A"/>
    <w:lvl w:ilvl="0">
      <w:start w:val="1"/>
      <w:numFmt w:val="decimal"/>
      <w:pStyle w:val="1"/>
      <w:lvlText w:val="%1."/>
      <w:lvlJc w:val="left"/>
      <w:pPr>
        <w:tabs>
          <w:tab w:val="num" w:pos="567"/>
        </w:tabs>
        <w:ind w:left="567" w:hanging="567"/>
      </w:pPr>
      <w:rPr>
        <w:rFonts w:ascii="David" w:eastAsia="Times New Roman" w:hAnsi="David" w:cs="David"/>
      </w:rPr>
    </w:lvl>
    <w:lvl w:ilvl="1">
      <w:start w:val="1"/>
      <w:numFmt w:val="decimal"/>
      <w:pStyle w:val="11"/>
      <w:lvlText w:val="%1.%2."/>
      <w:lvlJc w:val="left"/>
      <w:pPr>
        <w:tabs>
          <w:tab w:val="num" w:pos="1134"/>
        </w:tabs>
        <w:ind w:left="1134" w:hanging="567"/>
      </w:pPr>
      <w:rPr>
        <w:rFonts w:hint="default"/>
      </w:rPr>
    </w:lvl>
    <w:lvl w:ilvl="2">
      <w:start w:val="1"/>
      <w:numFmt w:val="decimal"/>
      <w:pStyle w:val="111"/>
      <w:lvlText w:val="%1.%2.%3."/>
      <w:lvlJc w:val="left"/>
      <w:pPr>
        <w:tabs>
          <w:tab w:val="num" w:pos="1985"/>
        </w:tabs>
        <w:ind w:left="1985" w:hanging="851"/>
      </w:pPr>
      <w:rPr>
        <w:rFonts w:hint="default"/>
      </w:rPr>
    </w:lvl>
    <w:lvl w:ilvl="3">
      <w:start w:val="1"/>
      <w:numFmt w:val="decimal"/>
      <w:lvlText w:val="%1.%2.%3.%4."/>
      <w:lvlJc w:val="left"/>
      <w:pPr>
        <w:ind w:left="2268" w:hanging="567"/>
      </w:pPr>
      <w:rPr>
        <w:rFonts w:hint="default"/>
      </w:rPr>
    </w:lvl>
    <w:lvl w:ilvl="4">
      <w:start w:val="1"/>
      <w:numFmt w:val="decimal"/>
      <w:lvlText w:val="%1.%2.%3.%4.%5."/>
      <w:lvlJc w:val="left"/>
      <w:pPr>
        <w:ind w:left="2835" w:hanging="567"/>
      </w:pPr>
      <w:rPr>
        <w:rFonts w:hint="default"/>
      </w:rPr>
    </w:lvl>
    <w:lvl w:ilvl="5">
      <w:start w:val="1"/>
      <w:numFmt w:val="decimal"/>
      <w:lvlText w:val="%1.%2.%3.%4.%5.%6."/>
      <w:lvlJc w:val="left"/>
      <w:pPr>
        <w:ind w:left="3402" w:hanging="567"/>
      </w:pPr>
      <w:rPr>
        <w:rFonts w:hint="default"/>
      </w:rPr>
    </w:lvl>
    <w:lvl w:ilvl="6">
      <w:start w:val="1"/>
      <w:numFmt w:val="decimal"/>
      <w:lvlText w:val="%1.%2.%3.%4.%5.%6.%7."/>
      <w:lvlJc w:val="left"/>
      <w:pPr>
        <w:ind w:left="3969" w:hanging="567"/>
      </w:pPr>
      <w:rPr>
        <w:rFonts w:hint="default"/>
      </w:rPr>
    </w:lvl>
    <w:lvl w:ilvl="7">
      <w:start w:val="1"/>
      <w:numFmt w:val="decimal"/>
      <w:lvlText w:val="%1.%2.%3.%4.%5.%6.%7.%8."/>
      <w:lvlJc w:val="left"/>
      <w:pPr>
        <w:ind w:left="4536" w:hanging="567"/>
      </w:pPr>
      <w:rPr>
        <w:rFonts w:hint="default"/>
      </w:rPr>
    </w:lvl>
    <w:lvl w:ilvl="8">
      <w:start w:val="1"/>
      <w:numFmt w:val="decimal"/>
      <w:lvlText w:val="%1.%2.%3.%4.%5.%6.%7.%8.%9."/>
      <w:lvlJc w:val="left"/>
      <w:pPr>
        <w:ind w:left="5103" w:hanging="567"/>
      </w:pPr>
      <w:rPr>
        <w:rFonts w:hint="default"/>
      </w:rPr>
    </w:lvl>
  </w:abstractNum>
  <w:abstractNum w:abstractNumId="13" w15:restartNumberingAfterBreak="0">
    <w:nsid w:val="51405179"/>
    <w:multiLevelType w:val="multilevel"/>
    <w:tmpl w:val="91168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4016AE"/>
    <w:multiLevelType w:val="hybridMultilevel"/>
    <w:tmpl w:val="938AB27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62B86A5B"/>
    <w:multiLevelType w:val="multilevel"/>
    <w:tmpl w:val="9168D420"/>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134"/>
        </w:tabs>
        <w:ind w:left="1134" w:hanging="567"/>
      </w:pPr>
      <w:rPr>
        <w:rFonts w:hint="default"/>
      </w:rPr>
    </w:lvl>
    <w:lvl w:ilvl="2">
      <w:start w:val="1"/>
      <w:numFmt w:val="decimal"/>
      <w:lvlText w:val="%1.%2.%3."/>
      <w:lvlJc w:val="left"/>
      <w:pPr>
        <w:ind w:left="1701" w:hanging="567"/>
      </w:pPr>
      <w:rPr>
        <w:rFonts w:hint="default"/>
      </w:rPr>
    </w:lvl>
    <w:lvl w:ilvl="3">
      <w:start w:val="1"/>
      <w:numFmt w:val="decimal"/>
      <w:lvlText w:val="%1.%2.%3.%4."/>
      <w:lvlJc w:val="left"/>
      <w:pPr>
        <w:ind w:left="2268" w:hanging="567"/>
      </w:pPr>
      <w:rPr>
        <w:rFonts w:hint="default"/>
      </w:rPr>
    </w:lvl>
    <w:lvl w:ilvl="4">
      <w:start w:val="1"/>
      <w:numFmt w:val="decimal"/>
      <w:lvlText w:val="%1.%2.%3.%4.%5."/>
      <w:lvlJc w:val="left"/>
      <w:pPr>
        <w:ind w:left="2835" w:hanging="567"/>
      </w:pPr>
      <w:rPr>
        <w:rFonts w:hint="default"/>
      </w:rPr>
    </w:lvl>
    <w:lvl w:ilvl="5">
      <w:start w:val="1"/>
      <w:numFmt w:val="decimal"/>
      <w:lvlText w:val="%1.%2.%3.%4.%5.%6."/>
      <w:lvlJc w:val="left"/>
      <w:pPr>
        <w:ind w:left="3402" w:hanging="567"/>
      </w:pPr>
      <w:rPr>
        <w:rFonts w:hint="default"/>
      </w:rPr>
    </w:lvl>
    <w:lvl w:ilvl="6">
      <w:start w:val="1"/>
      <w:numFmt w:val="decimal"/>
      <w:lvlText w:val="%1.%2.%3.%4.%5.%6.%7."/>
      <w:lvlJc w:val="left"/>
      <w:pPr>
        <w:ind w:left="3969" w:hanging="567"/>
      </w:pPr>
      <w:rPr>
        <w:rFonts w:hint="default"/>
      </w:rPr>
    </w:lvl>
    <w:lvl w:ilvl="7">
      <w:start w:val="1"/>
      <w:numFmt w:val="decimal"/>
      <w:lvlText w:val="%1.%2.%3.%4.%5.%6.%7.%8."/>
      <w:lvlJc w:val="left"/>
      <w:pPr>
        <w:ind w:left="4536" w:hanging="567"/>
      </w:pPr>
      <w:rPr>
        <w:rFonts w:hint="default"/>
      </w:rPr>
    </w:lvl>
    <w:lvl w:ilvl="8">
      <w:start w:val="1"/>
      <w:numFmt w:val="decimal"/>
      <w:lvlText w:val="%1.%2.%3.%4.%5.%6.%7.%8.%9."/>
      <w:lvlJc w:val="left"/>
      <w:pPr>
        <w:ind w:left="5103" w:hanging="567"/>
      </w:pPr>
      <w:rPr>
        <w:rFonts w:hint="default"/>
      </w:rPr>
    </w:lvl>
  </w:abstractNum>
  <w:abstractNum w:abstractNumId="16" w15:restartNumberingAfterBreak="0">
    <w:nsid w:val="6D826A93"/>
    <w:multiLevelType w:val="hybridMultilevel"/>
    <w:tmpl w:val="B2B41C9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767A7D95"/>
    <w:multiLevelType w:val="hybridMultilevel"/>
    <w:tmpl w:val="377AA60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964578975">
    <w:abstractNumId w:val="4"/>
  </w:num>
  <w:num w:numId="2" w16cid:durableId="1794522212">
    <w:abstractNumId w:val="4"/>
    <w:lvlOverride w:ilvl="0">
      <w:lvl w:ilvl="0">
        <w:start w:val="1"/>
        <w:numFmt w:val="decimal"/>
        <w:pStyle w:val="a"/>
        <w:lvlText w:val="%1."/>
        <w:lvlJc w:val="left"/>
        <w:pPr>
          <w:tabs>
            <w:tab w:val="num" w:pos="567"/>
          </w:tabs>
          <w:ind w:left="567" w:hanging="567"/>
        </w:pPr>
        <w:rPr>
          <w:rFonts w:hint="default"/>
        </w:rPr>
      </w:lvl>
    </w:lvlOverride>
    <w:lvlOverride w:ilvl="1">
      <w:lvl w:ilvl="1">
        <w:start w:val="1"/>
        <w:numFmt w:val="hebrew1"/>
        <w:pStyle w:val="2"/>
        <w:lvlText w:val="%2."/>
        <w:lvlJc w:val="left"/>
        <w:pPr>
          <w:tabs>
            <w:tab w:val="num" w:pos="1134"/>
          </w:tabs>
          <w:ind w:left="1134" w:hanging="567"/>
        </w:pPr>
        <w:rPr>
          <w:rFonts w:hint="default"/>
        </w:rPr>
      </w:lvl>
    </w:lvlOverride>
    <w:lvlOverride w:ilvl="2">
      <w:lvl w:ilvl="2">
        <w:start w:val="1"/>
        <w:numFmt w:val="decimal"/>
        <w:pStyle w:val="3"/>
        <w:lvlText w:val="%3."/>
        <w:lvlJc w:val="left"/>
        <w:pPr>
          <w:tabs>
            <w:tab w:val="num" w:pos="1701"/>
          </w:tabs>
          <w:ind w:left="1701" w:hanging="567"/>
        </w:pPr>
        <w:rPr>
          <w:rFonts w:hint="default"/>
        </w:rPr>
      </w:lvl>
    </w:lvlOverride>
    <w:lvlOverride w:ilvl="3">
      <w:lvl w:ilvl="3">
        <w:start w:val="1"/>
        <w:numFmt w:val="decimal"/>
        <w:lvlText w:val="%4."/>
        <w:lvlJc w:val="left"/>
        <w:pPr>
          <w:ind w:left="2268" w:hanging="567"/>
        </w:pPr>
        <w:rPr>
          <w:rFonts w:hint="default"/>
        </w:rPr>
      </w:lvl>
    </w:lvlOverride>
    <w:lvlOverride w:ilvl="4">
      <w:lvl w:ilvl="4">
        <w:start w:val="1"/>
        <w:numFmt w:val="hebrew1"/>
        <w:lvlText w:val="%5."/>
        <w:lvlJc w:val="left"/>
        <w:pPr>
          <w:tabs>
            <w:tab w:val="num" w:pos="2835"/>
          </w:tabs>
          <w:ind w:left="2835" w:hanging="567"/>
        </w:pPr>
        <w:rPr>
          <w:rFonts w:hint="default"/>
        </w:rPr>
      </w:lvl>
    </w:lvlOverride>
    <w:lvlOverride w:ilvl="5">
      <w:lvl w:ilvl="5">
        <w:start w:val="1"/>
        <w:numFmt w:val="lowerRoman"/>
        <w:lvlText w:val="%6."/>
        <w:lvlJc w:val="right"/>
        <w:pPr>
          <w:ind w:left="3402" w:hanging="567"/>
        </w:pPr>
        <w:rPr>
          <w:rFonts w:hint="default"/>
        </w:rPr>
      </w:lvl>
    </w:lvlOverride>
    <w:lvlOverride w:ilvl="6">
      <w:lvl w:ilvl="6">
        <w:start w:val="1"/>
        <w:numFmt w:val="decimal"/>
        <w:lvlText w:val="%7."/>
        <w:lvlJc w:val="left"/>
        <w:pPr>
          <w:ind w:left="3969" w:hanging="567"/>
        </w:pPr>
        <w:rPr>
          <w:rFonts w:hint="default"/>
        </w:rPr>
      </w:lvl>
    </w:lvlOverride>
    <w:lvlOverride w:ilvl="7">
      <w:lvl w:ilvl="7">
        <w:start w:val="1"/>
        <w:numFmt w:val="lowerLetter"/>
        <w:lvlText w:val="%8."/>
        <w:lvlJc w:val="left"/>
        <w:pPr>
          <w:ind w:left="4536" w:hanging="567"/>
        </w:pPr>
        <w:rPr>
          <w:rFonts w:hint="default"/>
        </w:rPr>
      </w:lvl>
    </w:lvlOverride>
    <w:lvlOverride w:ilvl="8">
      <w:lvl w:ilvl="8">
        <w:start w:val="1"/>
        <w:numFmt w:val="lowerRoman"/>
        <w:lvlText w:val="%9."/>
        <w:lvlJc w:val="right"/>
        <w:pPr>
          <w:ind w:left="5103" w:hanging="567"/>
        </w:pPr>
        <w:rPr>
          <w:rFonts w:hint="default"/>
        </w:rPr>
      </w:lvl>
    </w:lvlOverride>
  </w:num>
  <w:num w:numId="3" w16cid:durableId="1532112480">
    <w:abstractNumId w:val="2"/>
  </w:num>
  <w:num w:numId="4" w16cid:durableId="1171918017">
    <w:abstractNumId w:val="12"/>
  </w:num>
  <w:num w:numId="5" w16cid:durableId="558247442">
    <w:abstractNumId w:val="1"/>
  </w:num>
  <w:num w:numId="6" w16cid:durableId="2041972011">
    <w:abstractNumId w:val="15"/>
  </w:num>
  <w:num w:numId="7" w16cid:durableId="9200673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82956117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1375282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05828083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879767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35757909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66809918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305016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56295555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03168544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9669587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69542039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67266571">
    <w:abstractNumId w:val="13"/>
  </w:num>
  <w:num w:numId="20" w16cid:durableId="22173149">
    <w:abstractNumId w:val="14"/>
  </w:num>
  <w:num w:numId="21" w16cid:durableId="284623655">
    <w:abstractNumId w:val="3"/>
  </w:num>
  <w:num w:numId="22" w16cid:durableId="572156717">
    <w:abstractNumId w:val="17"/>
  </w:num>
  <w:num w:numId="23" w16cid:durableId="2038192235">
    <w:abstractNumId w:val="11"/>
  </w:num>
  <w:num w:numId="24" w16cid:durableId="1587689408">
    <w:abstractNumId w:val="7"/>
  </w:num>
  <w:num w:numId="25" w16cid:durableId="1138180179">
    <w:abstractNumId w:val="16"/>
  </w:num>
  <w:num w:numId="26" w16cid:durableId="1517964682">
    <w:abstractNumId w:val="10"/>
  </w:num>
  <w:num w:numId="27" w16cid:durableId="49156281">
    <w:abstractNumId w:val="5"/>
  </w:num>
  <w:num w:numId="28" w16cid:durableId="1468082179">
    <w:abstractNumId w:val="8"/>
  </w:num>
  <w:num w:numId="29" w16cid:durableId="783768286">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Ofek Avivi">
    <w15:presenceInfo w15:providerId="AD" w15:userId="S::AVOFEK22@365.openu.ac.il::aebf510a-6c0f-4075-94de-bbdfd450bdc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SystemFonts/>
  <w:proofState w:spelling="clean" w:grammar="clean"/>
  <w:attachedTemplate r:id="rId1"/>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68D"/>
    <w:rsid w:val="00036A2F"/>
    <w:rsid w:val="000404BF"/>
    <w:rsid w:val="0006018D"/>
    <w:rsid w:val="000615D2"/>
    <w:rsid w:val="00064083"/>
    <w:rsid w:val="0006472C"/>
    <w:rsid w:val="00073FB0"/>
    <w:rsid w:val="00076A75"/>
    <w:rsid w:val="00080DC8"/>
    <w:rsid w:val="00082A81"/>
    <w:rsid w:val="0008359C"/>
    <w:rsid w:val="000939C9"/>
    <w:rsid w:val="000A0233"/>
    <w:rsid w:val="000B2407"/>
    <w:rsid w:val="000B4AF2"/>
    <w:rsid w:val="000C35FB"/>
    <w:rsid w:val="000E4D52"/>
    <w:rsid w:val="00103716"/>
    <w:rsid w:val="00110CBA"/>
    <w:rsid w:val="00120BD5"/>
    <w:rsid w:val="00120D13"/>
    <w:rsid w:val="00135A2B"/>
    <w:rsid w:val="00135A3D"/>
    <w:rsid w:val="00142201"/>
    <w:rsid w:val="0015327B"/>
    <w:rsid w:val="0016565B"/>
    <w:rsid w:val="0016596A"/>
    <w:rsid w:val="00184531"/>
    <w:rsid w:val="00185C24"/>
    <w:rsid w:val="00186A2B"/>
    <w:rsid w:val="00190692"/>
    <w:rsid w:val="00190818"/>
    <w:rsid w:val="001A4DA9"/>
    <w:rsid w:val="001B2303"/>
    <w:rsid w:val="001B3CEE"/>
    <w:rsid w:val="001C23A2"/>
    <w:rsid w:val="001C31B8"/>
    <w:rsid w:val="001D2C70"/>
    <w:rsid w:val="001E1D69"/>
    <w:rsid w:val="001E61F3"/>
    <w:rsid w:val="001F1098"/>
    <w:rsid w:val="001F53A1"/>
    <w:rsid w:val="001F56F9"/>
    <w:rsid w:val="00203DDB"/>
    <w:rsid w:val="0022392B"/>
    <w:rsid w:val="00236944"/>
    <w:rsid w:val="00241486"/>
    <w:rsid w:val="0025250A"/>
    <w:rsid w:val="00254999"/>
    <w:rsid w:val="0025507A"/>
    <w:rsid w:val="00262302"/>
    <w:rsid w:val="0026410F"/>
    <w:rsid w:val="00264CF5"/>
    <w:rsid w:val="002650D9"/>
    <w:rsid w:val="002656FA"/>
    <w:rsid w:val="0028615F"/>
    <w:rsid w:val="00286BFE"/>
    <w:rsid w:val="00292520"/>
    <w:rsid w:val="00294D8B"/>
    <w:rsid w:val="002A3040"/>
    <w:rsid w:val="002A3907"/>
    <w:rsid w:val="002A648E"/>
    <w:rsid w:val="002C1A09"/>
    <w:rsid w:val="002D6314"/>
    <w:rsid w:val="002E2C0A"/>
    <w:rsid w:val="002F12A8"/>
    <w:rsid w:val="003247AD"/>
    <w:rsid w:val="0033635A"/>
    <w:rsid w:val="0034218B"/>
    <w:rsid w:val="00344285"/>
    <w:rsid w:val="00344864"/>
    <w:rsid w:val="003511BD"/>
    <w:rsid w:val="003513AC"/>
    <w:rsid w:val="003625FD"/>
    <w:rsid w:val="003800BE"/>
    <w:rsid w:val="003800ED"/>
    <w:rsid w:val="00382806"/>
    <w:rsid w:val="00392A31"/>
    <w:rsid w:val="003A50F3"/>
    <w:rsid w:val="003B6FB5"/>
    <w:rsid w:val="003C572A"/>
    <w:rsid w:val="003D2726"/>
    <w:rsid w:val="003E0D5D"/>
    <w:rsid w:val="003E49B2"/>
    <w:rsid w:val="003E7FB9"/>
    <w:rsid w:val="004066B7"/>
    <w:rsid w:val="004118B1"/>
    <w:rsid w:val="0041461B"/>
    <w:rsid w:val="00417BD2"/>
    <w:rsid w:val="00423CB3"/>
    <w:rsid w:val="004344B6"/>
    <w:rsid w:val="004349D7"/>
    <w:rsid w:val="004376AF"/>
    <w:rsid w:val="004420C4"/>
    <w:rsid w:val="00451105"/>
    <w:rsid w:val="004613C3"/>
    <w:rsid w:val="00465BB0"/>
    <w:rsid w:val="00467D00"/>
    <w:rsid w:val="00480019"/>
    <w:rsid w:val="00490522"/>
    <w:rsid w:val="004B1847"/>
    <w:rsid w:val="004B494A"/>
    <w:rsid w:val="004B6013"/>
    <w:rsid w:val="004B6D61"/>
    <w:rsid w:val="004D4F30"/>
    <w:rsid w:val="004E65AF"/>
    <w:rsid w:val="004F4329"/>
    <w:rsid w:val="00501EED"/>
    <w:rsid w:val="00521C2C"/>
    <w:rsid w:val="005229BC"/>
    <w:rsid w:val="00524ACF"/>
    <w:rsid w:val="00532BF3"/>
    <w:rsid w:val="0054068B"/>
    <w:rsid w:val="00543FE7"/>
    <w:rsid w:val="00544125"/>
    <w:rsid w:val="0054730B"/>
    <w:rsid w:val="005545C7"/>
    <w:rsid w:val="005658B1"/>
    <w:rsid w:val="00567D52"/>
    <w:rsid w:val="00572AD6"/>
    <w:rsid w:val="005800FE"/>
    <w:rsid w:val="00597535"/>
    <w:rsid w:val="005B1DD2"/>
    <w:rsid w:val="005C08A6"/>
    <w:rsid w:val="005C6F0A"/>
    <w:rsid w:val="005D5F8D"/>
    <w:rsid w:val="005E38AB"/>
    <w:rsid w:val="005F172D"/>
    <w:rsid w:val="0060340B"/>
    <w:rsid w:val="00605E92"/>
    <w:rsid w:val="006109BB"/>
    <w:rsid w:val="006115C3"/>
    <w:rsid w:val="006144FC"/>
    <w:rsid w:val="006150E4"/>
    <w:rsid w:val="0061514C"/>
    <w:rsid w:val="0062486E"/>
    <w:rsid w:val="00637A14"/>
    <w:rsid w:val="00642A0E"/>
    <w:rsid w:val="00645045"/>
    <w:rsid w:val="00660ED9"/>
    <w:rsid w:val="0066750F"/>
    <w:rsid w:val="006714EA"/>
    <w:rsid w:val="00683149"/>
    <w:rsid w:val="00686265"/>
    <w:rsid w:val="00691AB9"/>
    <w:rsid w:val="006A1F74"/>
    <w:rsid w:val="006B2303"/>
    <w:rsid w:val="006C080E"/>
    <w:rsid w:val="006C0930"/>
    <w:rsid w:val="006C1441"/>
    <w:rsid w:val="006C6D0C"/>
    <w:rsid w:val="006D034C"/>
    <w:rsid w:val="006D2B06"/>
    <w:rsid w:val="006E1284"/>
    <w:rsid w:val="006E3D89"/>
    <w:rsid w:val="006F1375"/>
    <w:rsid w:val="006F368D"/>
    <w:rsid w:val="00701C46"/>
    <w:rsid w:val="00706A32"/>
    <w:rsid w:val="00710554"/>
    <w:rsid w:val="00716DA3"/>
    <w:rsid w:val="0073260A"/>
    <w:rsid w:val="00736358"/>
    <w:rsid w:val="00736F09"/>
    <w:rsid w:val="00743133"/>
    <w:rsid w:val="007517FE"/>
    <w:rsid w:val="00753484"/>
    <w:rsid w:val="00753E10"/>
    <w:rsid w:val="00763EBC"/>
    <w:rsid w:val="00763FB8"/>
    <w:rsid w:val="007926BE"/>
    <w:rsid w:val="007A0186"/>
    <w:rsid w:val="007B0721"/>
    <w:rsid w:val="007B105A"/>
    <w:rsid w:val="007B1B64"/>
    <w:rsid w:val="007B3E55"/>
    <w:rsid w:val="007B7E0F"/>
    <w:rsid w:val="007B7FD3"/>
    <w:rsid w:val="007D3DD6"/>
    <w:rsid w:val="007D6E3A"/>
    <w:rsid w:val="007E22FD"/>
    <w:rsid w:val="00807EF3"/>
    <w:rsid w:val="0081520F"/>
    <w:rsid w:val="00816E64"/>
    <w:rsid w:val="00825235"/>
    <w:rsid w:val="00832BDA"/>
    <w:rsid w:val="00832FB2"/>
    <w:rsid w:val="00835C0A"/>
    <w:rsid w:val="00850847"/>
    <w:rsid w:val="00850EEC"/>
    <w:rsid w:val="00855DE9"/>
    <w:rsid w:val="00863637"/>
    <w:rsid w:val="00875B3A"/>
    <w:rsid w:val="0087600F"/>
    <w:rsid w:val="00880543"/>
    <w:rsid w:val="0089375E"/>
    <w:rsid w:val="008A2E1E"/>
    <w:rsid w:val="008A31B9"/>
    <w:rsid w:val="008A5517"/>
    <w:rsid w:val="008A7774"/>
    <w:rsid w:val="008E0D7A"/>
    <w:rsid w:val="008E28D2"/>
    <w:rsid w:val="008F15A1"/>
    <w:rsid w:val="008F562F"/>
    <w:rsid w:val="008F6B17"/>
    <w:rsid w:val="00901FD8"/>
    <w:rsid w:val="009063BF"/>
    <w:rsid w:val="00921508"/>
    <w:rsid w:val="00930EAA"/>
    <w:rsid w:val="00931EEC"/>
    <w:rsid w:val="009329F2"/>
    <w:rsid w:val="00977CE0"/>
    <w:rsid w:val="00995107"/>
    <w:rsid w:val="009C15AD"/>
    <w:rsid w:val="009F5602"/>
    <w:rsid w:val="00A02B6C"/>
    <w:rsid w:val="00A235DF"/>
    <w:rsid w:val="00A27F84"/>
    <w:rsid w:val="00A35083"/>
    <w:rsid w:val="00A42371"/>
    <w:rsid w:val="00A43D22"/>
    <w:rsid w:val="00A5250C"/>
    <w:rsid w:val="00A52A7E"/>
    <w:rsid w:val="00A6474F"/>
    <w:rsid w:val="00A80AFA"/>
    <w:rsid w:val="00A84530"/>
    <w:rsid w:val="00A91B00"/>
    <w:rsid w:val="00A948A4"/>
    <w:rsid w:val="00AA1ACA"/>
    <w:rsid w:val="00AA79DC"/>
    <w:rsid w:val="00AD3E6E"/>
    <w:rsid w:val="00AE220E"/>
    <w:rsid w:val="00AF1942"/>
    <w:rsid w:val="00B06E91"/>
    <w:rsid w:val="00B07FC0"/>
    <w:rsid w:val="00B22243"/>
    <w:rsid w:val="00B25EF5"/>
    <w:rsid w:val="00B26085"/>
    <w:rsid w:val="00B27CE1"/>
    <w:rsid w:val="00B41104"/>
    <w:rsid w:val="00B45E57"/>
    <w:rsid w:val="00B52509"/>
    <w:rsid w:val="00B5259E"/>
    <w:rsid w:val="00B649B6"/>
    <w:rsid w:val="00B867CC"/>
    <w:rsid w:val="00B91AFF"/>
    <w:rsid w:val="00B93697"/>
    <w:rsid w:val="00BC0AA2"/>
    <w:rsid w:val="00BC4854"/>
    <w:rsid w:val="00BD5CBD"/>
    <w:rsid w:val="00BF28AC"/>
    <w:rsid w:val="00C10CC0"/>
    <w:rsid w:val="00C13CD9"/>
    <w:rsid w:val="00C208D8"/>
    <w:rsid w:val="00C238EF"/>
    <w:rsid w:val="00C26D40"/>
    <w:rsid w:val="00C33830"/>
    <w:rsid w:val="00C4554B"/>
    <w:rsid w:val="00C508AA"/>
    <w:rsid w:val="00C65770"/>
    <w:rsid w:val="00C902BA"/>
    <w:rsid w:val="00CA1872"/>
    <w:rsid w:val="00CA4FA4"/>
    <w:rsid w:val="00CA5B72"/>
    <w:rsid w:val="00CB7CE3"/>
    <w:rsid w:val="00CC0CB4"/>
    <w:rsid w:val="00CC2681"/>
    <w:rsid w:val="00CC5697"/>
    <w:rsid w:val="00CD4A93"/>
    <w:rsid w:val="00CD7C66"/>
    <w:rsid w:val="00CF0C7D"/>
    <w:rsid w:val="00CF73A9"/>
    <w:rsid w:val="00D0663F"/>
    <w:rsid w:val="00D072E0"/>
    <w:rsid w:val="00D11518"/>
    <w:rsid w:val="00D13CBD"/>
    <w:rsid w:val="00D13D5F"/>
    <w:rsid w:val="00D14DEA"/>
    <w:rsid w:val="00D33186"/>
    <w:rsid w:val="00D40F6C"/>
    <w:rsid w:val="00D4199D"/>
    <w:rsid w:val="00D4214E"/>
    <w:rsid w:val="00D460E6"/>
    <w:rsid w:val="00D53D92"/>
    <w:rsid w:val="00D5528A"/>
    <w:rsid w:val="00D73B9A"/>
    <w:rsid w:val="00D83171"/>
    <w:rsid w:val="00D95810"/>
    <w:rsid w:val="00D9601E"/>
    <w:rsid w:val="00D96182"/>
    <w:rsid w:val="00DA59CF"/>
    <w:rsid w:val="00DB1B41"/>
    <w:rsid w:val="00DB2B55"/>
    <w:rsid w:val="00DC0F7E"/>
    <w:rsid w:val="00DE24FB"/>
    <w:rsid w:val="00DE3C89"/>
    <w:rsid w:val="00DE40A6"/>
    <w:rsid w:val="00DE52A8"/>
    <w:rsid w:val="00DF2CED"/>
    <w:rsid w:val="00DF5763"/>
    <w:rsid w:val="00E16E5D"/>
    <w:rsid w:val="00E218A7"/>
    <w:rsid w:val="00E21C61"/>
    <w:rsid w:val="00E249DF"/>
    <w:rsid w:val="00E259B6"/>
    <w:rsid w:val="00E26BF2"/>
    <w:rsid w:val="00E44FB5"/>
    <w:rsid w:val="00E76B3A"/>
    <w:rsid w:val="00E95301"/>
    <w:rsid w:val="00EB5AB4"/>
    <w:rsid w:val="00ED5BDA"/>
    <w:rsid w:val="00ED7029"/>
    <w:rsid w:val="00EE64BA"/>
    <w:rsid w:val="00F02521"/>
    <w:rsid w:val="00F12731"/>
    <w:rsid w:val="00F20252"/>
    <w:rsid w:val="00F21F51"/>
    <w:rsid w:val="00F2450E"/>
    <w:rsid w:val="00F467FB"/>
    <w:rsid w:val="00F46EEE"/>
    <w:rsid w:val="00F53613"/>
    <w:rsid w:val="00F62723"/>
    <w:rsid w:val="00F63996"/>
    <w:rsid w:val="00F64382"/>
    <w:rsid w:val="00F65FA9"/>
    <w:rsid w:val="00F66603"/>
    <w:rsid w:val="00F66769"/>
    <w:rsid w:val="00F8317D"/>
    <w:rsid w:val="00F83235"/>
    <w:rsid w:val="00F91EDC"/>
    <w:rsid w:val="00F9627C"/>
    <w:rsid w:val="00FA1F57"/>
    <w:rsid w:val="00FA33F1"/>
    <w:rsid w:val="00FB22A0"/>
    <w:rsid w:val="00FB24A5"/>
    <w:rsid w:val="00FD6C3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7ED418D9"/>
  <w15:chartTrackingRefBased/>
  <w15:docId w15:val="{09005A7A-EC9D-4286-9250-86019CCC8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Miriam"/>
        <w:lang w:val="en-US" w:eastAsia="en-US" w:bidi="he-IL"/>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Hyperlink" w:uiPriority="99"/>
    <w:lsdException w:name="HTML Preformatted" w:uiPriority="99"/>
    <w:lsdException w:name="HTML Sample" w:semiHidden="1" w:unhideWhenUsed="1"/>
    <w:lsdException w:name="HTML Variable" w:semiHidden="1" w:unhideWhenUsed="1"/>
    <w:lsdException w:name="Normal Table"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6750F"/>
    <w:pPr>
      <w:keepLines/>
      <w:bidi/>
      <w:spacing w:line="360" w:lineRule="auto"/>
      <w:jc w:val="both"/>
    </w:pPr>
    <w:rPr>
      <w:rFonts w:cs="David"/>
      <w:kern w:val="28"/>
      <w:sz w:val="24"/>
      <w:szCs w:val="24"/>
      <w:lang w:eastAsia="he-IL"/>
    </w:rPr>
  </w:style>
  <w:style w:type="paragraph" w:styleId="Heading1">
    <w:name w:val="heading 1"/>
    <w:basedOn w:val="Normal"/>
    <w:next w:val="Normal"/>
    <w:qFormat/>
    <w:rsid w:val="00A02B6C"/>
    <w:pPr>
      <w:keepNext/>
      <w:jc w:val="center"/>
      <w:outlineLvl w:val="0"/>
    </w:pPr>
    <w:rPr>
      <w:b/>
      <w:bCs/>
      <w:sz w:val="44"/>
      <w:szCs w:val="44"/>
      <w:u w:val="double"/>
    </w:rPr>
  </w:style>
  <w:style w:type="paragraph" w:styleId="Heading2">
    <w:name w:val="heading 2"/>
    <w:basedOn w:val="Heading1"/>
    <w:next w:val="Normal"/>
    <w:qFormat/>
    <w:rsid w:val="00DB1B41"/>
    <w:pPr>
      <w:spacing w:after="240"/>
      <w:outlineLvl w:val="1"/>
    </w:pPr>
    <w:rPr>
      <w:sz w:val="36"/>
      <w:szCs w:val="36"/>
      <w:u w:val="single"/>
    </w:rPr>
  </w:style>
  <w:style w:type="paragraph" w:styleId="Heading3">
    <w:name w:val="heading 3"/>
    <w:basedOn w:val="Normal"/>
    <w:next w:val="Normal"/>
    <w:qFormat/>
    <w:rsid w:val="00FB22A0"/>
    <w:pPr>
      <w:spacing w:after="240"/>
      <w:outlineLvl w:val="2"/>
    </w:pPr>
    <w:rPr>
      <w:b/>
      <w:bCs/>
      <w:sz w:val="32"/>
      <w:szCs w:val="3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153"/>
        <w:tab w:val="right" w:pos="8306"/>
      </w:tabs>
    </w:pPr>
  </w:style>
  <w:style w:type="paragraph" w:styleId="Header">
    <w:name w:val="header"/>
    <w:basedOn w:val="Normal"/>
    <w:pPr>
      <w:tabs>
        <w:tab w:val="center" w:pos="4153"/>
        <w:tab w:val="right" w:pos="8306"/>
      </w:tabs>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spacing w:line="360" w:lineRule="auto"/>
    </w:pPr>
    <w:rPr>
      <w:rFonts w:cs="David"/>
      <w:kern w:val="28"/>
      <w:sz w:val="24"/>
      <w:szCs w:val="24"/>
      <w:lang w:eastAsia="he-IL"/>
    </w:rPr>
  </w:style>
  <w:style w:type="character" w:styleId="PageNumber">
    <w:name w:val="page number"/>
    <w:basedOn w:val="DefaultParagraphFont"/>
  </w:style>
  <w:style w:type="paragraph" w:customStyle="1" w:styleId="a0">
    <w:name w:val="יצוג"/>
    <w:basedOn w:val="Normal"/>
    <w:pPr>
      <w:keepLines w:val="0"/>
      <w:tabs>
        <w:tab w:val="left" w:pos="3401"/>
      </w:tabs>
      <w:ind w:left="2880" w:right="2880"/>
    </w:pPr>
  </w:style>
  <w:style w:type="paragraph" w:customStyle="1" w:styleId="a1">
    <w:name w:val="כניסה"/>
    <w:basedOn w:val="Normal"/>
    <w:pPr>
      <w:ind w:firstLine="567"/>
    </w:pPr>
  </w:style>
  <w:style w:type="paragraph" w:customStyle="1" w:styleId="a2">
    <w:name w:val="מספור"/>
    <w:basedOn w:val="Normal"/>
    <w:link w:val="a3"/>
    <w:qFormat/>
    <w:rsid w:val="00A02B6C"/>
    <w:pPr>
      <w:ind w:left="567" w:hanging="567"/>
    </w:pPr>
  </w:style>
  <w:style w:type="paragraph" w:customStyle="1" w:styleId="20">
    <w:name w:val="מספור 2"/>
    <w:basedOn w:val="a2"/>
    <w:rsid w:val="002A648E"/>
    <w:pPr>
      <w:tabs>
        <w:tab w:val="left" w:pos="567"/>
      </w:tabs>
      <w:ind w:left="1134" w:hanging="1134"/>
    </w:pPr>
  </w:style>
  <w:style w:type="paragraph" w:styleId="Quote">
    <w:name w:val="Quote"/>
    <w:basedOn w:val="Normal"/>
    <w:pPr>
      <w:ind w:left="1134" w:right="1134"/>
    </w:pPr>
  </w:style>
  <w:style w:type="paragraph" w:customStyle="1" w:styleId="a4">
    <w:name w:val="צדדים"/>
    <w:basedOn w:val="Normal"/>
    <w:rsid w:val="00D95810"/>
    <w:pPr>
      <w:keepLines w:val="0"/>
      <w:tabs>
        <w:tab w:val="left" w:pos="708"/>
        <w:tab w:val="left" w:pos="1417"/>
        <w:tab w:val="left" w:pos="2783"/>
        <w:tab w:val="left" w:pos="6752"/>
      </w:tabs>
      <w:spacing w:line="240" w:lineRule="auto"/>
    </w:pPr>
    <w:rPr>
      <w:sz w:val="20"/>
      <w:lang w:eastAsia="en-US"/>
    </w:rPr>
  </w:style>
  <w:style w:type="paragraph" w:customStyle="1" w:styleId="a">
    <w:name w:val="מספור אוט"/>
    <w:basedOn w:val="Normal"/>
    <w:link w:val="a5"/>
    <w:rsid w:val="002A648E"/>
    <w:pPr>
      <w:numPr>
        <w:numId w:val="1"/>
      </w:numPr>
    </w:pPr>
  </w:style>
  <w:style w:type="paragraph" w:customStyle="1" w:styleId="2">
    <w:name w:val="מספור אוט 2"/>
    <w:basedOn w:val="a"/>
    <w:link w:val="21"/>
    <w:rsid w:val="005D5F8D"/>
    <w:pPr>
      <w:numPr>
        <w:ilvl w:val="1"/>
      </w:numPr>
    </w:pPr>
  </w:style>
  <w:style w:type="character" w:customStyle="1" w:styleId="a5">
    <w:name w:val="מספור אוט תו"/>
    <w:basedOn w:val="DefaultParagraphFont"/>
    <w:link w:val="a"/>
    <w:rsid w:val="002A648E"/>
    <w:rPr>
      <w:rFonts w:cs="David"/>
      <w:kern w:val="28"/>
      <w:sz w:val="24"/>
      <w:szCs w:val="24"/>
      <w:lang w:eastAsia="he-IL"/>
    </w:rPr>
  </w:style>
  <w:style w:type="paragraph" w:customStyle="1" w:styleId="3">
    <w:name w:val="מספור אוט 3"/>
    <w:basedOn w:val="2"/>
    <w:link w:val="30"/>
    <w:rsid w:val="005D5F8D"/>
    <w:pPr>
      <w:numPr>
        <w:ilvl w:val="2"/>
      </w:numPr>
    </w:pPr>
  </w:style>
  <w:style w:type="character" w:customStyle="1" w:styleId="21">
    <w:name w:val="מספור אוט 2 תו"/>
    <w:basedOn w:val="a5"/>
    <w:link w:val="2"/>
    <w:rsid w:val="005D5F8D"/>
    <w:rPr>
      <w:rFonts w:cs="David"/>
      <w:kern w:val="28"/>
      <w:sz w:val="24"/>
      <w:szCs w:val="24"/>
      <w:lang w:eastAsia="he-IL"/>
    </w:rPr>
  </w:style>
  <w:style w:type="paragraph" w:customStyle="1" w:styleId="a6">
    <w:name w:val="הואיל"/>
    <w:basedOn w:val="Normal"/>
    <w:rsid w:val="00683149"/>
    <w:pPr>
      <w:tabs>
        <w:tab w:val="left" w:pos="1700"/>
        <w:tab w:val="left" w:pos="2835"/>
      </w:tabs>
      <w:ind w:left="851" w:hanging="851"/>
    </w:pPr>
    <w:rPr>
      <w:sz w:val="20"/>
      <w:lang w:eastAsia="en-US"/>
    </w:rPr>
  </w:style>
  <w:style w:type="character" w:customStyle="1" w:styleId="30">
    <w:name w:val="מספור אוט 3 תו"/>
    <w:basedOn w:val="21"/>
    <w:link w:val="3"/>
    <w:rsid w:val="005D5F8D"/>
    <w:rPr>
      <w:rFonts w:cs="David"/>
      <w:kern w:val="28"/>
      <w:sz w:val="24"/>
      <w:szCs w:val="24"/>
      <w:lang w:eastAsia="he-IL"/>
    </w:rPr>
  </w:style>
  <w:style w:type="paragraph" w:customStyle="1" w:styleId="1">
    <w:name w:val="מספור 1"/>
    <w:basedOn w:val="Normal"/>
    <w:link w:val="10"/>
    <w:qFormat/>
    <w:rsid w:val="00A35083"/>
    <w:pPr>
      <w:numPr>
        <w:numId w:val="4"/>
      </w:numPr>
      <w:spacing w:after="240" w:line="276" w:lineRule="auto"/>
    </w:pPr>
  </w:style>
  <w:style w:type="paragraph" w:customStyle="1" w:styleId="11">
    <w:name w:val="מספור 1.1"/>
    <w:basedOn w:val="1"/>
    <w:link w:val="110"/>
    <w:qFormat/>
    <w:rsid w:val="007B1B64"/>
    <w:pPr>
      <w:numPr>
        <w:ilvl w:val="1"/>
      </w:numPr>
    </w:pPr>
  </w:style>
  <w:style w:type="character" w:customStyle="1" w:styleId="10">
    <w:name w:val="מספור 1 תו"/>
    <w:basedOn w:val="DefaultParagraphFont"/>
    <w:link w:val="1"/>
    <w:rsid w:val="00A35083"/>
    <w:rPr>
      <w:rFonts w:cs="David"/>
      <w:kern w:val="28"/>
      <w:sz w:val="24"/>
      <w:szCs w:val="24"/>
      <w:lang w:eastAsia="he-IL"/>
    </w:rPr>
  </w:style>
  <w:style w:type="paragraph" w:customStyle="1" w:styleId="111">
    <w:name w:val="מספור 1.1.1"/>
    <w:basedOn w:val="11"/>
    <w:link w:val="1110"/>
    <w:qFormat/>
    <w:rsid w:val="007B1B64"/>
    <w:pPr>
      <w:numPr>
        <w:ilvl w:val="2"/>
      </w:numPr>
    </w:pPr>
  </w:style>
  <w:style w:type="character" w:customStyle="1" w:styleId="110">
    <w:name w:val="מספור 1.1 תו"/>
    <w:basedOn w:val="10"/>
    <w:link w:val="11"/>
    <w:rsid w:val="007B1B64"/>
    <w:rPr>
      <w:rFonts w:cs="David"/>
      <w:kern w:val="28"/>
      <w:sz w:val="24"/>
      <w:szCs w:val="24"/>
      <w:lang w:eastAsia="he-IL"/>
    </w:rPr>
  </w:style>
  <w:style w:type="character" w:customStyle="1" w:styleId="1110">
    <w:name w:val="מספור 1.1.1 תו"/>
    <w:basedOn w:val="110"/>
    <w:link w:val="111"/>
    <w:rsid w:val="007B1B64"/>
    <w:rPr>
      <w:rFonts w:cs="David"/>
      <w:kern w:val="28"/>
      <w:sz w:val="24"/>
      <w:szCs w:val="24"/>
      <w:lang w:eastAsia="he-IL"/>
    </w:rPr>
  </w:style>
  <w:style w:type="table" w:styleId="TableGrid">
    <w:name w:val="Table Grid"/>
    <w:basedOn w:val="TableNormal"/>
    <w:rsid w:val="002623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3635A"/>
    <w:pPr>
      <w:ind w:left="720"/>
      <w:contextualSpacing/>
    </w:pPr>
  </w:style>
  <w:style w:type="character" w:styleId="Hyperlink">
    <w:name w:val="Hyperlink"/>
    <w:basedOn w:val="DefaultParagraphFont"/>
    <w:uiPriority w:val="99"/>
    <w:rsid w:val="00103716"/>
    <w:rPr>
      <w:color w:val="0563C1" w:themeColor="hyperlink"/>
      <w:u w:val="single"/>
    </w:rPr>
  </w:style>
  <w:style w:type="character" w:customStyle="1" w:styleId="a3">
    <w:name w:val="מספור תו"/>
    <w:link w:val="a2"/>
    <w:locked/>
    <w:rsid w:val="00691AB9"/>
    <w:rPr>
      <w:rFonts w:cs="David"/>
      <w:kern w:val="28"/>
      <w:sz w:val="24"/>
      <w:szCs w:val="24"/>
      <w:lang w:eastAsia="he-IL"/>
    </w:rPr>
  </w:style>
  <w:style w:type="paragraph" w:styleId="BalloonText">
    <w:name w:val="Balloon Text"/>
    <w:basedOn w:val="Normal"/>
    <w:link w:val="BalloonTextChar"/>
    <w:rsid w:val="00D11518"/>
    <w:pPr>
      <w:spacing w:line="240" w:lineRule="auto"/>
    </w:pPr>
    <w:rPr>
      <w:rFonts w:ascii="Tahoma" w:hAnsi="Tahoma" w:cs="Tahoma"/>
      <w:sz w:val="18"/>
      <w:szCs w:val="18"/>
    </w:rPr>
  </w:style>
  <w:style w:type="character" w:customStyle="1" w:styleId="BalloonTextChar">
    <w:name w:val="Balloon Text Char"/>
    <w:basedOn w:val="DefaultParagraphFont"/>
    <w:link w:val="BalloonText"/>
    <w:rsid w:val="00D11518"/>
    <w:rPr>
      <w:rFonts w:ascii="Tahoma" w:hAnsi="Tahoma" w:cs="Tahoma"/>
      <w:kern w:val="28"/>
      <w:sz w:val="18"/>
      <w:szCs w:val="18"/>
      <w:lang w:eastAsia="he-IL"/>
    </w:rPr>
  </w:style>
  <w:style w:type="paragraph" w:customStyle="1" w:styleId="a7">
    <w:name w:val="כותרת הפרויקט"/>
    <w:basedOn w:val="PlainText"/>
    <w:qFormat/>
    <w:rsid w:val="00931EEC"/>
    <w:pPr>
      <w:jc w:val="center"/>
    </w:pPr>
    <w:rPr>
      <w:b/>
      <w:bCs/>
      <w:sz w:val="72"/>
      <w:szCs w:val="72"/>
    </w:rPr>
  </w:style>
  <w:style w:type="paragraph" w:styleId="PlainText">
    <w:name w:val="Plain Text"/>
    <w:basedOn w:val="Normal"/>
    <w:link w:val="PlainTextChar"/>
    <w:rsid w:val="003E0D5D"/>
    <w:pPr>
      <w:spacing w:line="240" w:lineRule="auto"/>
    </w:pPr>
    <w:rPr>
      <w:rFonts w:ascii="Consolas" w:hAnsi="Consolas"/>
      <w:sz w:val="21"/>
      <w:szCs w:val="21"/>
    </w:rPr>
  </w:style>
  <w:style w:type="character" w:customStyle="1" w:styleId="PlainTextChar">
    <w:name w:val="Plain Text Char"/>
    <w:basedOn w:val="DefaultParagraphFont"/>
    <w:link w:val="PlainText"/>
    <w:rsid w:val="003E0D5D"/>
    <w:rPr>
      <w:rFonts w:ascii="Consolas" w:hAnsi="Consolas" w:cs="David"/>
      <w:kern w:val="28"/>
      <w:sz w:val="21"/>
      <w:szCs w:val="21"/>
      <w:lang w:eastAsia="he-IL"/>
    </w:rPr>
  </w:style>
  <w:style w:type="paragraph" w:styleId="TOCHeading">
    <w:name w:val="TOC Heading"/>
    <w:basedOn w:val="Heading1"/>
    <w:next w:val="Normal"/>
    <w:uiPriority w:val="39"/>
    <w:unhideWhenUsed/>
    <w:qFormat/>
    <w:rsid w:val="00203DDB"/>
    <w:pPr>
      <w:spacing w:before="240" w:line="259" w:lineRule="auto"/>
      <w:jc w:val="left"/>
      <w:outlineLvl w:val="9"/>
    </w:pPr>
    <w:rPr>
      <w:rFonts w:asciiTheme="majorHAnsi" w:eastAsiaTheme="majorEastAsia" w:hAnsiTheme="majorHAnsi" w:cstheme="majorBidi"/>
      <w:b w:val="0"/>
      <w:bCs w:val="0"/>
      <w:color w:val="2E74B5" w:themeColor="accent1" w:themeShade="BF"/>
      <w:kern w:val="0"/>
      <w:sz w:val="32"/>
      <w:szCs w:val="32"/>
      <w:u w:val="none"/>
      <w:rtl/>
      <w:cs/>
      <w:lang w:eastAsia="en-US"/>
    </w:rPr>
  </w:style>
  <w:style w:type="paragraph" w:styleId="TOC1">
    <w:name w:val="toc 1"/>
    <w:basedOn w:val="Normal"/>
    <w:next w:val="Normal"/>
    <w:autoRedefine/>
    <w:uiPriority w:val="39"/>
    <w:rsid w:val="00203DDB"/>
    <w:pPr>
      <w:spacing w:after="100"/>
    </w:pPr>
  </w:style>
  <w:style w:type="character" w:styleId="IntenseEmphasis">
    <w:name w:val="Intense Emphasis"/>
    <w:uiPriority w:val="21"/>
    <w:qFormat/>
    <w:rsid w:val="00480019"/>
  </w:style>
  <w:style w:type="paragraph" w:styleId="TOC2">
    <w:name w:val="toc 2"/>
    <w:basedOn w:val="Normal"/>
    <w:next w:val="Normal"/>
    <w:autoRedefine/>
    <w:uiPriority w:val="39"/>
    <w:rsid w:val="006714EA"/>
    <w:pPr>
      <w:spacing w:after="100"/>
      <w:ind w:left="240"/>
    </w:pPr>
  </w:style>
  <w:style w:type="paragraph" w:styleId="TOC3">
    <w:name w:val="toc 3"/>
    <w:basedOn w:val="Normal"/>
    <w:next w:val="Normal"/>
    <w:autoRedefine/>
    <w:uiPriority w:val="39"/>
    <w:rsid w:val="006714EA"/>
    <w:pPr>
      <w:spacing w:after="100"/>
      <w:ind w:left="480"/>
    </w:pPr>
  </w:style>
  <w:style w:type="paragraph" w:styleId="HTMLPreformatted">
    <w:name w:val="HTML Preformatted"/>
    <w:basedOn w:val="Normal"/>
    <w:link w:val="HTMLPreformattedChar"/>
    <w:uiPriority w:val="99"/>
    <w:unhideWhenUsed/>
    <w:rsid w:val="00763FB8"/>
    <w:pPr>
      <w:keepLine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jc w:val="left"/>
    </w:pPr>
    <w:rPr>
      <w:rFonts w:ascii="Courier New" w:hAnsi="Courier New" w:cs="Courier New"/>
      <w:kern w:val="0"/>
      <w:sz w:val="20"/>
      <w:szCs w:val="20"/>
      <w:lang w:eastAsia="en-US"/>
    </w:rPr>
  </w:style>
  <w:style w:type="character" w:customStyle="1" w:styleId="HTMLPreformattedChar">
    <w:name w:val="HTML Preformatted Char"/>
    <w:basedOn w:val="DefaultParagraphFont"/>
    <w:link w:val="HTMLPreformatted"/>
    <w:uiPriority w:val="99"/>
    <w:rsid w:val="00763FB8"/>
    <w:rPr>
      <w:rFonts w:ascii="Courier New" w:hAnsi="Courier New" w:cs="Courier New"/>
    </w:rPr>
  </w:style>
  <w:style w:type="character" w:customStyle="1" w:styleId="y2iqfc">
    <w:name w:val="y2iqfc"/>
    <w:basedOn w:val="DefaultParagraphFont"/>
    <w:rsid w:val="00763FB8"/>
  </w:style>
  <w:style w:type="character" w:styleId="UnresolvedMention">
    <w:name w:val="Unresolved Mention"/>
    <w:basedOn w:val="DefaultParagraphFont"/>
    <w:uiPriority w:val="99"/>
    <w:semiHidden/>
    <w:unhideWhenUsed/>
    <w:rsid w:val="004B494A"/>
    <w:rPr>
      <w:color w:val="605E5C"/>
      <w:shd w:val="clear" w:color="auto" w:fill="E1DFDD"/>
    </w:rPr>
  </w:style>
  <w:style w:type="character" w:styleId="FollowedHyperlink">
    <w:name w:val="FollowedHyperlink"/>
    <w:basedOn w:val="DefaultParagraphFont"/>
    <w:rsid w:val="004B494A"/>
    <w:rPr>
      <w:color w:val="954F72" w:themeColor="followedHyperlink"/>
      <w:u w:val="single"/>
    </w:rPr>
  </w:style>
  <w:style w:type="character" w:styleId="PlaceholderText">
    <w:name w:val="Placeholder Text"/>
    <w:basedOn w:val="DefaultParagraphFont"/>
    <w:uiPriority w:val="99"/>
    <w:semiHidden/>
    <w:rsid w:val="00EE64BA"/>
    <w:rPr>
      <w:color w:val="808080"/>
    </w:rPr>
  </w:style>
  <w:style w:type="paragraph" w:styleId="Caption">
    <w:name w:val="caption"/>
    <w:basedOn w:val="Normal"/>
    <w:next w:val="Normal"/>
    <w:unhideWhenUsed/>
    <w:qFormat/>
    <w:rsid w:val="004B6D61"/>
    <w:pPr>
      <w:spacing w:after="200" w:line="240" w:lineRule="auto"/>
    </w:pPr>
    <w:rPr>
      <w:i/>
      <w:iCs/>
      <w:color w:val="44546A" w:themeColor="text2"/>
      <w:sz w:val="18"/>
      <w:szCs w:val="18"/>
    </w:rPr>
  </w:style>
  <w:style w:type="paragraph" w:styleId="Revision">
    <w:name w:val="Revision"/>
    <w:hidden/>
    <w:uiPriority w:val="99"/>
    <w:semiHidden/>
    <w:rsid w:val="00A80AFA"/>
    <w:rPr>
      <w:rFonts w:cs="David"/>
      <w:kern w:val="28"/>
      <w:sz w:val="24"/>
      <w:szCs w:val="24"/>
      <w:lang w:eastAsia="he-IL"/>
    </w:rPr>
  </w:style>
  <w:style w:type="character" w:styleId="CommentReference">
    <w:name w:val="annotation reference"/>
    <w:basedOn w:val="DefaultParagraphFont"/>
    <w:rsid w:val="00A80AFA"/>
    <w:rPr>
      <w:sz w:val="16"/>
      <w:szCs w:val="16"/>
    </w:rPr>
  </w:style>
  <w:style w:type="paragraph" w:styleId="CommentText">
    <w:name w:val="annotation text"/>
    <w:basedOn w:val="Normal"/>
    <w:link w:val="CommentTextChar"/>
    <w:rsid w:val="00A80AFA"/>
    <w:pPr>
      <w:spacing w:line="240" w:lineRule="auto"/>
    </w:pPr>
    <w:rPr>
      <w:sz w:val="20"/>
      <w:szCs w:val="20"/>
    </w:rPr>
  </w:style>
  <w:style w:type="character" w:customStyle="1" w:styleId="CommentTextChar">
    <w:name w:val="Comment Text Char"/>
    <w:basedOn w:val="DefaultParagraphFont"/>
    <w:link w:val="CommentText"/>
    <w:rsid w:val="00A80AFA"/>
    <w:rPr>
      <w:rFonts w:cs="David"/>
      <w:kern w:val="28"/>
      <w:lang w:eastAsia="he-IL"/>
    </w:rPr>
  </w:style>
  <w:style w:type="paragraph" w:styleId="CommentSubject">
    <w:name w:val="annotation subject"/>
    <w:basedOn w:val="CommentText"/>
    <w:next w:val="CommentText"/>
    <w:link w:val="CommentSubjectChar"/>
    <w:rsid w:val="00A80AFA"/>
    <w:rPr>
      <w:b/>
      <w:bCs/>
    </w:rPr>
  </w:style>
  <w:style w:type="character" w:customStyle="1" w:styleId="CommentSubjectChar">
    <w:name w:val="Comment Subject Char"/>
    <w:basedOn w:val="CommentTextChar"/>
    <w:link w:val="CommentSubject"/>
    <w:rsid w:val="00A80AFA"/>
    <w:rPr>
      <w:rFonts w:cs="David"/>
      <w:b/>
      <w:bCs/>
      <w:kern w:val="28"/>
      <w:lang w:eastAsia="he-IL"/>
    </w:rPr>
  </w:style>
  <w:style w:type="character" w:customStyle="1" w:styleId="FooterChar">
    <w:name w:val="Footer Char"/>
    <w:basedOn w:val="DefaultParagraphFont"/>
    <w:link w:val="Footer"/>
    <w:uiPriority w:val="99"/>
    <w:rsid w:val="004376AF"/>
    <w:rPr>
      <w:rFonts w:cs="David"/>
      <w:kern w:val="28"/>
      <w:sz w:val="24"/>
      <w:szCs w:val="24"/>
      <w:lang w:eastAsia="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4728822">
      <w:bodyDiv w:val="1"/>
      <w:marLeft w:val="0"/>
      <w:marRight w:val="0"/>
      <w:marTop w:val="0"/>
      <w:marBottom w:val="0"/>
      <w:divBdr>
        <w:top w:val="none" w:sz="0" w:space="0" w:color="auto"/>
        <w:left w:val="none" w:sz="0" w:space="0" w:color="auto"/>
        <w:bottom w:val="none" w:sz="0" w:space="0" w:color="auto"/>
        <w:right w:val="none" w:sz="0" w:space="0" w:color="auto"/>
      </w:divBdr>
      <w:divsChild>
        <w:div w:id="1390500620">
          <w:marLeft w:val="0"/>
          <w:marRight w:val="0"/>
          <w:marTop w:val="0"/>
          <w:marBottom w:val="0"/>
          <w:divBdr>
            <w:top w:val="none" w:sz="0" w:space="0" w:color="auto"/>
            <w:left w:val="none" w:sz="0" w:space="0" w:color="auto"/>
            <w:bottom w:val="none" w:sz="0" w:space="0" w:color="auto"/>
            <w:right w:val="none" w:sz="0" w:space="0" w:color="auto"/>
          </w:divBdr>
          <w:divsChild>
            <w:div w:id="140930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96312">
      <w:bodyDiv w:val="1"/>
      <w:marLeft w:val="0"/>
      <w:marRight w:val="0"/>
      <w:marTop w:val="0"/>
      <w:marBottom w:val="0"/>
      <w:divBdr>
        <w:top w:val="none" w:sz="0" w:space="0" w:color="auto"/>
        <w:left w:val="none" w:sz="0" w:space="0" w:color="auto"/>
        <w:bottom w:val="none" w:sz="0" w:space="0" w:color="auto"/>
        <w:right w:val="none" w:sz="0" w:space="0" w:color="auto"/>
      </w:divBdr>
      <w:divsChild>
        <w:div w:id="392433389">
          <w:marLeft w:val="0"/>
          <w:marRight w:val="0"/>
          <w:marTop w:val="0"/>
          <w:marBottom w:val="0"/>
          <w:divBdr>
            <w:top w:val="none" w:sz="0" w:space="0" w:color="auto"/>
            <w:left w:val="none" w:sz="0" w:space="0" w:color="auto"/>
            <w:bottom w:val="none" w:sz="0" w:space="0" w:color="auto"/>
            <w:right w:val="none" w:sz="0" w:space="0" w:color="auto"/>
          </w:divBdr>
          <w:divsChild>
            <w:div w:id="114361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420113">
      <w:bodyDiv w:val="1"/>
      <w:marLeft w:val="0"/>
      <w:marRight w:val="0"/>
      <w:marTop w:val="0"/>
      <w:marBottom w:val="0"/>
      <w:divBdr>
        <w:top w:val="none" w:sz="0" w:space="0" w:color="auto"/>
        <w:left w:val="none" w:sz="0" w:space="0" w:color="auto"/>
        <w:bottom w:val="none" w:sz="0" w:space="0" w:color="auto"/>
        <w:right w:val="none" w:sz="0" w:space="0" w:color="auto"/>
      </w:divBdr>
      <w:divsChild>
        <w:div w:id="1367562076">
          <w:marLeft w:val="0"/>
          <w:marRight w:val="0"/>
          <w:marTop w:val="0"/>
          <w:marBottom w:val="0"/>
          <w:divBdr>
            <w:top w:val="none" w:sz="0" w:space="0" w:color="auto"/>
            <w:left w:val="none" w:sz="0" w:space="0" w:color="auto"/>
            <w:bottom w:val="none" w:sz="0" w:space="0" w:color="auto"/>
            <w:right w:val="none" w:sz="0" w:space="0" w:color="auto"/>
          </w:divBdr>
          <w:divsChild>
            <w:div w:id="36368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372227">
      <w:bodyDiv w:val="1"/>
      <w:marLeft w:val="0"/>
      <w:marRight w:val="0"/>
      <w:marTop w:val="0"/>
      <w:marBottom w:val="0"/>
      <w:divBdr>
        <w:top w:val="none" w:sz="0" w:space="0" w:color="auto"/>
        <w:left w:val="none" w:sz="0" w:space="0" w:color="auto"/>
        <w:bottom w:val="none" w:sz="0" w:space="0" w:color="auto"/>
        <w:right w:val="none" w:sz="0" w:space="0" w:color="auto"/>
      </w:divBdr>
    </w:div>
    <w:div w:id="568999214">
      <w:bodyDiv w:val="1"/>
      <w:marLeft w:val="0"/>
      <w:marRight w:val="0"/>
      <w:marTop w:val="0"/>
      <w:marBottom w:val="0"/>
      <w:divBdr>
        <w:top w:val="none" w:sz="0" w:space="0" w:color="auto"/>
        <w:left w:val="none" w:sz="0" w:space="0" w:color="auto"/>
        <w:bottom w:val="none" w:sz="0" w:space="0" w:color="auto"/>
        <w:right w:val="none" w:sz="0" w:space="0" w:color="auto"/>
      </w:divBdr>
      <w:divsChild>
        <w:div w:id="333534361">
          <w:marLeft w:val="0"/>
          <w:marRight w:val="0"/>
          <w:marTop w:val="0"/>
          <w:marBottom w:val="0"/>
          <w:divBdr>
            <w:top w:val="none" w:sz="0" w:space="0" w:color="auto"/>
            <w:left w:val="none" w:sz="0" w:space="0" w:color="auto"/>
            <w:bottom w:val="none" w:sz="0" w:space="0" w:color="auto"/>
            <w:right w:val="none" w:sz="0" w:space="0" w:color="auto"/>
          </w:divBdr>
          <w:divsChild>
            <w:div w:id="79162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322354">
      <w:bodyDiv w:val="1"/>
      <w:marLeft w:val="0"/>
      <w:marRight w:val="0"/>
      <w:marTop w:val="0"/>
      <w:marBottom w:val="0"/>
      <w:divBdr>
        <w:top w:val="none" w:sz="0" w:space="0" w:color="auto"/>
        <w:left w:val="none" w:sz="0" w:space="0" w:color="auto"/>
        <w:bottom w:val="none" w:sz="0" w:space="0" w:color="auto"/>
        <w:right w:val="none" w:sz="0" w:space="0" w:color="auto"/>
      </w:divBdr>
      <w:divsChild>
        <w:div w:id="233130274">
          <w:marLeft w:val="0"/>
          <w:marRight w:val="0"/>
          <w:marTop w:val="0"/>
          <w:marBottom w:val="0"/>
          <w:divBdr>
            <w:top w:val="none" w:sz="0" w:space="0" w:color="auto"/>
            <w:left w:val="none" w:sz="0" w:space="0" w:color="auto"/>
            <w:bottom w:val="none" w:sz="0" w:space="0" w:color="auto"/>
            <w:right w:val="none" w:sz="0" w:space="0" w:color="auto"/>
          </w:divBdr>
          <w:divsChild>
            <w:div w:id="19111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962213">
      <w:bodyDiv w:val="1"/>
      <w:marLeft w:val="0"/>
      <w:marRight w:val="0"/>
      <w:marTop w:val="0"/>
      <w:marBottom w:val="0"/>
      <w:divBdr>
        <w:top w:val="none" w:sz="0" w:space="0" w:color="auto"/>
        <w:left w:val="none" w:sz="0" w:space="0" w:color="auto"/>
        <w:bottom w:val="none" w:sz="0" w:space="0" w:color="auto"/>
        <w:right w:val="none" w:sz="0" w:space="0" w:color="auto"/>
      </w:divBdr>
    </w:div>
    <w:div w:id="835999122">
      <w:bodyDiv w:val="1"/>
      <w:marLeft w:val="0"/>
      <w:marRight w:val="0"/>
      <w:marTop w:val="0"/>
      <w:marBottom w:val="0"/>
      <w:divBdr>
        <w:top w:val="none" w:sz="0" w:space="0" w:color="auto"/>
        <w:left w:val="none" w:sz="0" w:space="0" w:color="auto"/>
        <w:bottom w:val="none" w:sz="0" w:space="0" w:color="auto"/>
        <w:right w:val="none" w:sz="0" w:space="0" w:color="auto"/>
      </w:divBdr>
    </w:div>
    <w:div w:id="972953341">
      <w:bodyDiv w:val="1"/>
      <w:marLeft w:val="0"/>
      <w:marRight w:val="0"/>
      <w:marTop w:val="0"/>
      <w:marBottom w:val="0"/>
      <w:divBdr>
        <w:top w:val="none" w:sz="0" w:space="0" w:color="auto"/>
        <w:left w:val="none" w:sz="0" w:space="0" w:color="auto"/>
        <w:bottom w:val="none" w:sz="0" w:space="0" w:color="auto"/>
        <w:right w:val="none" w:sz="0" w:space="0" w:color="auto"/>
      </w:divBdr>
    </w:div>
    <w:div w:id="1556815223">
      <w:bodyDiv w:val="1"/>
      <w:marLeft w:val="0"/>
      <w:marRight w:val="0"/>
      <w:marTop w:val="0"/>
      <w:marBottom w:val="0"/>
      <w:divBdr>
        <w:top w:val="none" w:sz="0" w:space="0" w:color="auto"/>
        <w:left w:val="none" w:sz="0" w:space="0" w:color="auto"/>
        <w:bottom w:val="none" w:sz="0" w:space="0" w:color="auto"/>
        <w:right w:val="none" w:sz="0" w:space="0" w:color="auto"/>
      </w:divBdr>
    </w:div>
    <w:div w:id="1592733802">
      <w:bodyDiv w:val="1"/>
      <w:marLeft w:val="0"/>
      <w:marRight w:val="0"/>
      <w:marTop w:val="0"/>
      <w:marBottom w:val="0"/>
      <w:divBdr>
        <w:top w:val="none" w:sz="0" w:space="0" w:color="auto"/>
        <w:left w:val="none" w:sz="0" w:space="0" w:color="auto"/>
        <w:bottom w:val="none" w:sz="0" w:space="0" w:color="auto"/>
        <w:right w:val="none" w:sz="0" w:space="0" w:color="auto"/>
      </w:divBdr>
      <w:divsChild>
        <w:div w:id="483010665">
          <w:marLeft w:val="0"/>
          <w:marRight w:val="0"/>
          <w:marTop w:val="0"/>
          <w:marBottom w:val="0"/>
          <w:divBdr>
            <w:top w:val="none" w:sz="0" w:space="0" w:color="auto"/>
            <w:left w:val="none" w:sz="0" w:space="0" w:color="auto"/>
            <w:bottom w:val="none" w:sz="0" w:space="0" w:color="auto"/>
            <w:right w:val="none" w:sz="0" w:space="0" w:color="auto"/>
          </w:divBdr>
          <w:divsChild>
            <w:div w:id="90102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468420">
      <w:bodyDiv w:val="1"/>
      <w:marLeft w:val="0"/>
      <w:marRight w:val="0"/>
      <w:marTop w:val="0"/>
      <w:marBottom w:val="0"/>
      <w:divBdr>
        <w:top w:val="none" w:sz="0" w:space="0" w:color="auto"/>
        <w:left w:val="none" w:sz="0" w:space="0" w:color="auto"/>
        <w:bottom w:val="none" w:sz="0" w:space="0" w:color="auto"/>
        <w:right w:val="none" w:sz="0" w:space="0" w:color="auto"/>
      </w:divBdr>
    </w:div>
    <w:div w:id="1986856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eis.org/A212693" TargetMode="External"/><Relationship Id="rId18" Type="http://schemas.openxmlformats.org/officeDocument/2006/relationships/image" Target="media/image8.png"/><Relationship Id="rId26" Type="http://schemas.openxmlformats.org/officeDocument/2006/relationships/image" Target="media/image14.JPG"/><Relationship Id="rId39" Type="http://schemas.openxmlformats.org/officeDocument/2006/relationships/image" Target="media/image25.JPG"/><Relationship Id="rId21" Type="http://schemas.openxmlformats.org/officeDocument/2006/relationships/image" Target="media/image11.png"/><Relationship Id="rId34" Type="http://schemas.openxmlformats.org/officeDocument/2006/relationships/image" Target="media/image20.JP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nnect4.gamesolver.org/" TargetMode="External"/><Relationship Id="rId24" Type="http://schemas.openxmlformats.org/officeDocument/2006/relationships/hyperlink" Target="https://www.nature.com/articles/nature14236" TargetMode="External"/><Relationship Id="rId32" Type="http://schemas.openxmlformats.org/officeDocument/2006/relationships/hyperlink" Target="https://webprogramming.azurewebsites.net/Pages/Main/Home.aspx" TargetMode="External"/><Relationship Id="rId37" Type="http://schemas.openxmlformats.org/officeDocument/2006/relationships/image" Target="media/image23.JPG"/><Relationship Id="rId40" Type="http://schemas.openxmlformats.org/officeDocument/2006/relationships/image" Target="media/image26.JP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JPG"/><Relationship Id="rId36" Type="http://schemas.openxmlformats.org/officeDocument/2006/relationships/image" Target="media/image22.JPG"/><Relationship Id="rId10" Type="http://schemas.openxmlformats.org/officeDocument/2006/relationships/hyperlink" Target="https://github.com/Vexrz2/Connect-4-AI" TargetMode="External"/><Relationship Id="rId19" Type="http://schemas.openxmlformats.org/officeDocument/2006/relationships/image" Target="media/image9.JPG"/><Relationship Id="rId31" Type="http://schemas.openxmlformats.org/officeDocument/2006/relationships/image" Target="media/image19.JP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1.JP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arxiv.org/abs/1312.5602" TargetMode="External"/><Relationship Id="rId33" Type="http://schemas.openxmlformats.org/officeDocument/2006/relationships/hyperlink" Target="https://medium.com/@shruti.dhumne/deep-q-network-dqn-90e1a8799871" TargetMode="External"/><Relationship Id="rId38" Type="http://schemas.openxmlformats.org/officeDocument/2006/relationships/image" Target="media/image24.JP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7.JPG"/></Relationships>
</file>

<file path=word/_rels/footer1.xml.rels><?xml version="1.0" encoding="UTF-8" standalone="yes"?>
<Relationships xmlns="http://schemas.openxmlformats.org/package/2006/relationships"><Relationship Id="rId1" Type="http://schemas.openxmlformats.org/officeDocument/2006/relationships/image" Target="media/image28.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Markman%20Dropbox\Gilad%20Markman\&#1514;&#1489;&#1504;&#1497;&#1493;&#1514;\&#1504;&#1493;&#1512;&#1502;&#1500;.dotx"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9351DC-20B8-4373-9B0D-943413C1E6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נורמל.dotx</Template>
  <TotalTime>140</TotalTime>
  <Pages>42</Pages>
  <Words>5376</Words>
  <Characters>30646</Characters>
  <Application>Microsoft Office Word</Application>
  <DocSecurity>0</DocSecurity>
  <Lines>255</Lines>
  <Paragraphs>71</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תביעה לשכר טרחה</vt:lpstr>
      <vt:lpstr>תביעה לשכר טרחה</vt:lpstr>
    </vt:vector>
  </TitlesOfParts>
  <Manager>גלעד מרקמן, משרד עורכי די</Manager>
  <Company>פנחס גריב</Company>
  <LinksUpToDate>false</LinksUpToDate>
  <CharactersWithSpaces>35951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תביעה לשכר טרחה</dc:title>
  <dc:subject>9748/2</dc:subject>
  <dc:creator>Gilad Markman</dc:creator>
  <cp:keywords>k:\docs\9748\00002\G332931-V001.doc פנחס גריב פנחס גריב- מס הכנסה 9748/2 תביעה לשכר טרחה 332931-V1 G332931-V1</cp:keywords>
  <dc:description>גלעד מרקמן_x000d_
פנחס גריב_x000d_
תביעה לשכר טרחה</dc:description>
  <cp:lastModifiedBy>Ofek Avivi</cp:lastModifiedBy>
  <cp:revision>47</cp:revision>
  <cp:lastPrinted>2024-06-03T09:13:00Z</cp:lastPrinted>
  <dcterms:created xsi:type="dcterms:W3CDTF">2024-05-29T11:54:00Z</dcterms:created>
  <dcterms:modified xsi:type="dcterms:W3CDTF">2024-06-03T10:48:00Z</dcterms:modified>
  <cp:category/>
</cp:coreProperties>
</file>